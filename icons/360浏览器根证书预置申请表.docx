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82F01" w14:textId="77777777" w:rsidR="006D638D" w:rsidRPr="006D638D" w:rsidRDefault="00CB4C91" w:rsidP="006D638D">
      <w:pPr>
        <w:jc w:val="center"/>
        <w:rPr>
          <w:rFonts w:ascii="仿宋" w:eastAsia="仿宋" w:hAnsi="仿宋"/>
          <w:b/>
          <w:sz w:val="44"/>
          <w:szCs w:val="44"/>
        </w:rPr>
      </w:pPr>
      <w:r>
        <w:rPr>
          <w:rFonts w:ascii="仿宋" w:eastAsia="仿宋" w:hAnsi="仿宋" w:hint="eastAsia"/>
          <w:b/>
          <w:sz w:val="44"/>
          <w:szCs w:val="44"/>
        </w:rPr>
        <w:t>360浏览器</w:t>
      </w:r>
      <w:r w:rsidR="006D638D" w:rsidRPr="006D638D">
        <w:rPr>
          <w:rFonts w:ascii="仿宋" w:eastAsia="仿宋" w:hAnsi="仿宋" w:hint="eastAsia"/>
          <w:b/>
          <w:sz w:val="44"/>
          <w:szCs w:val="44"/>
        </w:rPr>
        <w:t>根证书预置申请表</w:t>
      </w:r>
    </w:p>
    <w:p w14:paraId="59DFE532" w14:textId="77777777" w:rsidR="006D638D" w:rsidRDefault="006D638D">
      <w:r>
        <w:rPr>
          <w:rFonts w:hint="eastAsia"/>
        </w:rPr>
        <w:t>申请</w:t>
      </w:r>
      <w:r w:rsidR="006A299D">
        <w:rPr>
          <w:rFonts w:hint="eastAsia"/>
        </w:rPr>
        <w:t>加入</w:t>
      </w:r>
      <w:r>
        <w:rPr>
          <w:rFonts w:hint="eastAsia"/>
        </w:rPr>
        <w:t>360</w:t>
      </w:r>
      <w:r w:rsidR="00CB4C91">
        <w:rPr>
          <w:rFonts w:hint="eastAsia"/>
        </w:rPr>
        <w:t>浏览器</w:t>
      </w:r>
      <w:r w:rsidR="006A299D">
        <w:rPr>
          <w:rFonts w:hint="eastAsia"/>
        </w:rPr>
        <w:t>根信任库</w:t>
      </w:r>
      <w:r>
        <w:rPr>
          <w:rFonts w:hint="eastAsia"/>
        </w:rPr>
        <w:t>的</w:t>
      </w:r>
      <w:r>
        <w:rPr>
          <w:rFonts w:hint="eastAsia"/>
        </w:rPr>
        <w:t>CA</w:t>
      </w:r>
      <w:r w:rsidR="006A299D">
        <w:rPr>
          <w:rFonts w:hint="eastAsia"/>
        </w:rPr>
        <w:t>机构必须</w:t>
      </w:r>
    </w:p>
    <w:p w14:paraId="7D6892F7" w14:textId="77777777" w:rsidR="006D638D" w:rsidRPr="006D638D" w:rsidRDefault="006D638D" w:rsidP="006D638D">
      <w:pPr>
        <w:pStyle w:val="a3"/>
        <w:numPr>
          <w:ilvl w:val="0"/>
          <w:numId w:val="2"/>
        </w:numPr>
      </w:pPr>
      <w:r>
        <w:rPr>
          <w:rFonts w:hint="eastAsia"/>
        </w:rPr>
        <w:t>遵守</w:t>
      </w:r>
      <w:r>
        <w:rPr>
          <w:rFonts w:hint="eastAsia"/>
        </w:rPr>
        <w:t>360</w:t>
      </w:r>
      <w:r w:rsidR="00CB4C91">
        <w:rPr>
          <w:rFonts w:hint="eastAsia"/>
        </w:rPr>
        <w:t>浏览器</w:t>
      </w:r>
      <w:r w:rsidR="003624D7">
        <w:rPr>
          <w:rFonts w:hint="eastAsia"/>
        </w:rPr>
        <w:t>根</w:t>
      </w:r>
      <w:r w:rsidR="006A299D">
        <w:rPr>
          <w:rFonts w:hint="eastAsia"/>
        </w:rPr>
        <w:t>认证策略的</w:t>
      </w:r>
      <w:r>
        <w:rPr>
          <w:rFonts w:hint="eastAsia"/>
        </w:rPr>
        <w:t>规定（</w:t>
      </w:r>
      <w:hyperlink r:id="rId7" w:history="1">
        <w:r w:rsidRPr="006479DC">
          <w:rPr>
            <w:rStyle w:val="a5"/>
            <w:rFonts w:hint="eastAsia"/>
          </w:rPr>
          <w:t>链接</w:t>
        </w:r>
      </w:hyperlink>
      <w:r>
        <w:rPr>
          <w:rFonts w:hint="eastAsia"/>
        </w:rPr>
        <w:t>）</w:t>
      </w:r>
    </w:p>
    <w:p w14:paraId="2FDB0BD6" w14:textId="77777777" w:rsidR="006D638D" w:rsidRDefault="006D638D" w:rsidP="000D4CE5">
      <w:pPr>
        <w:pStyle w:val="a3"/>
        <w:numPr>
          <w:ilvl w:val="0"/>
          <w:numId w:val="2"/>
        </w:numPr>
      </w:pPr>
      <w:r>
        <w:rPr>
          <w:rFonts w:hint="eastAsia"/>
        </w:rPr>
        <w:t>填写并提交本表格</w:t>
      </w:r>
      <w:r w:rsidR="000D4CE5" w:rsidRPr="000D4CE5">
        <w:rPr>
          <w:rFonts w:hint="eastAsia"/>
        </w:rPr>
        <w:t>（发邮件至</w:t>
      </w:r>
      <w:bookmarkStart w:id="0" w:name="_Hlk152625487"/>
      <w:r w:rsidR="000D4CE5" w:rsidRPr="000D4CE5">
        <w:rPr>
          <w:rFonts w:hint="eastAsia"/>
        </w:rPr>
        <w:t>caprogram@360.cn</w:t>
      </w:r>
      <w:bookmarkEnd w:id="0"/>
      <w:r w:rsidR="000D4CE5" w:rsidRPr="000D4CE5">
        <w:rPr>
          <w:rFonts w:hint="eastAsia"/>
        </w:rPr>
        <w:t>）</w:t>
      </w:r>
    </w:p>
    <w:p w14:paraId="0161DF32" w14:textId="77777777" w:rsidR="006D638D" w:rsidRPr="00B43EF1" w:rsidRDefault="006D638D">
      <w:pPr>
        <w:rPr>
          <w:b/>
        </w:rPr>
      </w:pPr>
      <w:r w:rsidRPr="00B43EF1">
        <w:rPr>
          <w:rFonts w:hint="eastAsia"/>
          <w:b/>
        </w:rPr>
        <w:t>CA</w:t>
      </w:r>
      <w:r w:rsidRPr="00B43EF1">
        <w:rPr>
          <w:rFonts w:hint="eastAsia"/>
          <w:b/>
        </w:rPr>
        <w:t>机构的基本信息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27"/>
        <w:gridCol w:w="5629"/>
      </w:tblGrid>
      <w:tr w:rsidR="006D638D" w:rsidRPr="006966BD" w14:paraId="3BDAA531" w14:textId="77777777" w:rsidTr="00975A31">
        <w:trPr>
          <w:trHeight w:val="597"/>
        </w:trPr>
        <w:tc>
          <w:tcPr>
            <w:tcW w:w="3227" w:type="dxa"/>
            <w:vAlign w:val="center"/>
          </w:tcPr>
          <w:p w14:paraId="22BC3B76" w14:textId="77777777" w:rsidR="006D638D" w:rsidRPr="006966BD" w:rsidRDefault="006D638D" w:rsidP="00315CCF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CA</w:t>
            </w:r>
            <w:r w:rsidRPr="006966BD">
              <w:rPr>
                <w:rFonts w:hint="eastAsia"/>
                <w:sz w:val="21"/>
                <w:szCs w:val="21"/>
              </w:rPr>
              <w:t>公司</w:t>
            </w:r>
            <w:r w:rsidR="00315CCF" w:rsidRPr="006966BD"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5629" w:type="dxa"/>
            <w:vAlign w:val="center"/>
          </w:tcPr>
          <w:p w14:paraId="2A41DD7C" w14:textId="474C5422" w:rsidR="006D638D" w:rsidRPr="006966BD" w:rsidRDefault="00C01AF5">
            <w:pPr>
              <w:rPr>
                <w:sz w:val="21"/>
                <w:szCs w:val="21"/>
              </w:rPr>
            </w:pPr>
            <w:ins w:id="1" w:author="Administrator" w:date="2023-12-04T23:29:00Z">
              <w:r>
                <w:rPr>
                  <w:rFonts w:hint="eastAsia"/>
                  <w:sz w:val="21"/>
                  <w:szCs w:val="21"/>
                </w:rPr>
                <w:t>江苏沪申钛白科技有限公司</w:t>
              </w:r>
            </w:ins>
          </w:p>
        </w:tc>
      </w:tr>
      <w:tr w:rsidR="006D638D" w:rsidRPr="006966BD" w14:paraId="1E567062" w14:textId="77777777" w:rsidTr="00975A31">
        <w:trPr>
          <w:trHeight w:val="563"/>
        </w:trPr>
        <w:tc>
          <w:tcPr>
            <w:tcW w:w="3227" w:type="dxa"/>
            <w:vAlign w:val="center"/>
          </w:tcPr>
          <w:p w14:paraId="4E002167" w14:textId="77777777" w:rsidR="006D638D" w:rsidRPr="006966BD" w:rsidRDefault="006D638D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公司网址</w:t>
            </w:r>
          </w:p>
        </w:tc>
        <w:tc>
          <w:tcPr>
            <w:tcW w:w="5629" w:type="dxa"/>
            <w:vAlign w:val="center"/>
          </w:tcPr>
          <w:p w14:paraId="760E516B" w14:textId="70A8D734" w:rsidR="006D638D" w:rsidRPr="006966BD" w:rsidRDefault="00C01AF5">
            <w:pPr>
              <w:rPr>
                <w:sz w:val="21"/>
                <w:szCs w:val="21"/>
              </w:rPr>
            </w:pPr>
            <w:ins w:id="2" w:author="Administrator" w:date="2023-12-04T23:30:00Z">
              <w:r>
                <w:rPr>
                  <w:sz w:val="21"/>
                  <w:szCs w:val="21"/>
                </w:rPr>
                <w:t>www.jhtbf.cn     www.jhtbf.com     www.jhtbf.com.cn</w:t>
              </w:r>
            </w:ins>
          </w:p>
        </w:tc>
      </w:tr>
      <w:tr w:rsidR="006D638D" w:rsidRPr="006966BD" w14:paraId="2363FC9B" w14:textId="77777777" w:rsidTr="00975A31">
        <w:trPr>
          <w:trHeight w:val="1110"/>
        </w:trPr>
        <w:tc>
          <w:tcPr>
            <w:tcW w:w="3227" w:type="dxa"/>
            <w:vAlign w:val="center"/>
          </w:tcPr>
          <w:p w14:paraId="7522127A" w14:textId="77777777" w:rsidR="006D638D" w:rsidRPr="006966BD" w:rsidRDefault="006D638D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企业类型</w:t>
            </w:r>
          </w:p>
        </w:tc>
        <w:tc>
          <w:tcPr>
            <w:tcW w:w="5629" w:type="dxa"/>
            <w:vAlign w:val="center"/>
          </w:tcPr>
          <w:p w14:paraId="372BB8F9" w14:textId="77777777" w:rsidR="006D638D" w:rsidRPr="00B43EF1" w:rsidRDefault="0014634D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指</w:t>
            </w:r>
            <w:r w:rsidRPr="00B43EF1">
              <w:rPr>
                <w:rFonts w:hint="eastAsia"/>
                <w:sz w:val="18"/>
                <w:szCs w:val="18"/>
              </w:rPr>
              <w:t>CA</w:t>
            </w:r>
            <w:r w:rsidRPr="00B43EF1">
              <w:rPr>
                <w:rFonts w:hint="eastAsia"/>
                <w:sz w:val="18"/>
                <w:szCs w:val="18"/>
              </w:rPr>
              <w:t>机构由何种类型企业运营：私营企业、公有企业、政府机关、国际机构、学术机构、财团或非营利组织等等。注意：某些情况下</w:t>
            </w:r>
            <w:r w:rsidRPr="00B43EF1">
              <w:rPr>
                <w:rFonts w:hint="eastAsia"/>
                <w:sz w:val="18"/>
                <w:szCs w:val="18"/>
              </w:rPr>
              <w:t>CA</w:t>
            </w:r>
            <w:r w:rsidRPr="00B43EF1">
              <w:rPr>
                <w:rFonts w:hint="eastAsia"/>
                <w:sz w:val="18"/>
                <w:szCs w:val="18"/>
              </w:rPr>
              <w:t>机构可以为混合制企业，如政府成立的公司。对于政府</w:t>
            </w:r>
            <w:r w:rsidRPr="00B43EF1">
              <w:rPr>
                <w:rFonts w:hint="eastAsia"/>
                <w:sz w:val="18"/>
                <w:szCs w:val="18"/>
              </w:rPr>
              <w:t>CA</w:t>
            </w:r>
            <w:r w:rsidR="00BD3ED4" w:rsidRPr="00B43EF1">
              <w:rPr>
                <w:rFonts w:hint="eastAsia"/>
                <w:sz w:val="18"/>
                <w:szCs w:val="18"/>
              </w:rPr>
              <w:t>，这里必须说明该政府的层级（如：国家、地方、州级、省级或市级）</w:t>
            </w:r>
            <w:r w:rsidRPr="00B43EF1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6D638D" w:rsidRPr="006966BD" w14:paraId="59A6D2B3" w14:textId="77777777" w:rsidTr="00975A31">
        <w:trPr>
          <w:trHeight w:val="998"/>
        </w:trPr>
        <w:tc>
          <w:tcPr>
            <w:tcW w:w="3227" w:type="dxa"/>
            <w:vAlign w:val="center"/>
          </w:tcPr>
          <w:p w14:paraId="4DDE791C" w14:textId="77777777" w:rsidR="006D638D" w:rsidRPr="006966BD" w:rsidRDefault="00285E40" w:rsidP="00285E4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主要</w:t>
            </w:r>
            <w:r w:rsidR="006D638D" w:rsidRPr="006966BD">
              <w:rPr>
                <w:rFonts w:hint="eastAsia"/>
                <w:sz w:val="21"/>
                <w:szCs w:val="21"/>
              </w:rPr>
              <w:t>市场</w:t>
            </w:r>
            <w:r w:rsidR="006D638D" w:rsidRPr="006966BD">
              <w:rPr>
                <w:rFonts w:hint="eastAsia"/>
                <w:sz w:val="21"/>
                <w:szCs w:val="21"/>
              </w:rPr>
              <w:t>/</w:t>
            </w:r>
            <w:r w:rsidR="006D638D" w:rsidRPr="006966BD">
              <w:rPr>
                <w:rFonts w:hint="eastAsia"/>
                <w:sz w:val="21"/>
                <w:szCs w:val="21"/>
              </w:rPr>
              <w:t>客户群</w:t>
            </w:r>
          </w:p>
        </w:tc>
        <w:tc>
          <w:tcPr>
            <w:tcW w:w="5629" w:type="dxa"/>
            <w:vAlign w:val="center"/>
          </w:tcPr>
          <w:p w14:paraId="6AD906DA" w14:textId="77777777" w:rsidR="006D638D" w:rsidRPr="00B43EF1" w:rsidRDefault="0014634D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CA</w:t>
            </w:r>
            <w:r w:rsidRPr="00B43EF1">
              <w:rPr>
                <w:rFonts w:hint="eastAsia"/>
                <w:sz w:val="18"/>
                <w:szCs w:val="18"/>
              </w:rPr>
              <w:t>将服务于何种客户群？</w:t>
            </w:r>
          </w:p>
          <w:p w14:paraId="22E8D7AD" w14:textId="77777777" w:rsidR="0014634D" w:rsidRPr="00B43EF1" w:rsidRDefault="0014634D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CA</w:t>
            </w:r>
            <w:r w:rsidRPr="00B43EF1">
              <w:rPr>
                <w:rFonts w:hint="eastAsia"/>
                <w:sz w:val="18"/>
                <w:szCs w:val="18"/>
              </w:rPr>
              <w:t>是否仅为某一国家或地区提供服务？</w:t>
            </w:r>
          </w:p>
        </w:tc>
      </w:tr>
      <w:tr w:rsidR="006D638D" w:rsidRPr="006966BD" w14:paraId="56BAFD75" w14:textId="77777777" w:rsidTr="00975A31">
        <w:trPr>
          <w:trHeight w:val="1409"/>
        </w:trPr>
        <w:tc>
          <w:tcPr>
            <w:tcW w:w="3227" w:type="dxa"/>
            <w:vAlign w:val="center"/>
          </w:tcPr>
          <w:p w14:paraId="6FEE0879" w14:textId="77777777" w:rsidR="006D638D" w:rsidRPr="006966BD" w:rsidRDefault="006D638D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对</w:t>
            </w:r>
            <w:r w:rsidRPr="006966BD">
              <w:rPr>
                <w:rFonts w:hint="eastAsia"/>
                <w:sz w:val="21"/>
                <w:szCs w:val="21"/>
              </w:rPr>
              <w:t>360</w:t>
            </w:r>
            <w:r w:rsidRPr="006966BD">
              <w:rPr>
                <w:rFonts w:hint="eastAsia"/>
                <w:sz w:val="21"/>
                <w:szCs w:val="21"/>
              </w:rPr>
              <w:t>用户的影响</w:t>
            </w:r>
          </w:p>
        </w:tc>
        <w:tc>
          <w:tcPr>
            <w:tcW w:w="5629" w:type="dxa"/>
            <w:vAlign w:val="center"/>
          </w:tcPr>
          <w:p w14:paraId="19C7F5EE" w14:textId="77777777" w:rsidR="00315CCF" w:rsidRPr="00B43EF1" w:rsidRDefault="00315CCF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为什么</w:t>
            </w:r>
            <w:r w:rsidRPr="00B43EF1">
              <w:rPr>
                <w:rFonts w:hint="eastAsia"/>
                <w:sz w:val="18"/>
                <w:szCs w:val="18"/>
              </w:rPr>
              <w:t>CA</w:t>
            </w:r>
            <w:r w:rsidRPr="00B43EF1">
              <w:rPr>
                <w:rFonts w:hint="eastAsia"/>
                <w:sz w:val="18"/>
                <w:szCs w:val="18"/>
              </w:rPr>
              <w:t>需要将根证书内置到</w:t>
            </w:r>
            <w:r w:rsidRPr="00B43EF1">
              <w:rPr>
                <w:rFonts w:hint="eastAsia"/>
                <w:sz w:val="18"/>
                <w:szCs w:val="18"/>
              </w:rPr>
              <w:t>360</w:t>
            </w:r>
            <w:r w:rsidR="00F41C2C" w:rsidRPr="00B43EF1">
              <w:rPr>
                <w:rFonts w:hint="eastAsia"/>
                <w:sz w:val="18"/>
                <w:szCs w:val="18"/>
              </w:rPr>
              <w:t>根信任库</w:t>
            </w:r>
            <w:r w:rsidRPr="00B43EF1">
              <w:rPr>
                <w:rFonts w:hint="eastAsia"/>
                <w:sz w:val="18"/>
                <w:szCs w:val="18"/>
              </w:rPr>
              <w:t>中而不</w:t>
            </w:r>
            <w:r w:rsidR="00B47FE1" w:rsidRPr="00B43EF1">
              <w:rPr>
                <w:rFonts w:hint="eastAsia"/>
                <w:sz w:val="18"/>
                <w:szCs w:val="18"/>
              </w:rPr>
              <w:t>仅通过</w:t>
            </w:r>
            <w:r w:rsidRPr="00B43EF1">
              <w:rPr>
                <w:rFonts w:hint="eastAsia"/>
                <w:sz w:val="18"/>
                <w:szCs w:val="18"/>
              </w:rPr>
              <w:t>请求</w:t>
            </w:r>
            <w:r w:rsidRPr="00B43EF1">
              <w:rPr>
                <w:rFonts w:hint="eastAsia"/>
                <w:sz w:val="18"/>
                <w:szCs w:val="18"/>
              </w:rPr>
              <w:t>360</w:t>
            </w:r>
            <w:r w:rsidR="00F41C2C" w:rsidRPr="00B43EF1">
              <w:rPr>
                <w:rFonts w:hint="eastAsia"/>
                <w:sz w:val="18"/>
                <w:szCs w:val="18"/>
              </w:rPr>
              <w:t>信任库</w:t>
            </w:r>
            <w:r w:rsidRPr="00B43EF1">
              <w:rPr>
                <w:rFonts w:hint="eastAsia"/>
                <w:sz w:val="18"/>
                <w:szCs w:val="18"/>
              </w:rPr>
              <w:t>已有的其他根证书为其签发可信任的中级根？</w:t>
            </w:r>
          </w:p>
          <w:p w14:paraId="27327B90" w14:textId="77777777" w:rsidR="00315CCF" w:rsidRPr="00B43EF1" w:rsidRDefault="00315CCF" w:rsidP="00DB3327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详细介绍哪些用户需要</w:t>
            </w:r>
            <w:r w:rsidR="00F41C2C" w:rsidRPr="00B43EF1">
              <w:rPr>
                <w:rFonts w:hint="eastAsia"/>
                <w:sz w:val="18"/>
                <w:szCs w:val="18"/>
              </w:rPr>
              <w:t>倚仗</w:t>
            </w:r>
            <w:r w:rsidRPr="00B43EF1">
              <w:rPr>
                <w:rFonts w:hint="eastAsia"/>
                <w:sz w:val="18"/>
                <w:szCs w:val="18"/>
              </w:rPr>
              <w:t>该根证书浏览网站（</w:t>
            </w:r>
            <w:r w:rsidRPr="00B43EF1">
              <w:rPr>
                <w:rFonts w:hint="eastAsia"/>
                <w:sz w:val="18"/>
                <w:szCs w:val="18"/>
              </w:rPr>
              <w:t>https</w:t>
            </w:r>
            <w:r w:rsidRPr="00B43EF1">
              <w:rPr>
                <w:rFonts w:hint="eastAsia"/>
                <w:sz w:val="18"/>
                <w:szCs w:val="18"/>
              </w:rPr>
              <w:t>访问）</w:t>
            </w:r>
          </w:p>
        </w:tc>
      </w:tr>
      <w:tr w:rsidR="006D638D" w:rsidRPr="006966BD" w14:paraId="246DEF74" w14:textId="77777777" w:rsidTr="00B43EF1">
        <w:trPr>
          <w:trHeight w:val="881"/>
        </w:trPr>
        <w:tc>
          <w:tcPr>
            <w:tcW w:w="3227" w:type="dxa"/>
            <w:vAlign w:val="center"/>
          </w:tcPr>
          <w:p w14:paraId="5E9A498B" w14:textId="77777777" w:rsidR="006D638D" w:rsidRPr="006966BD" w:rsidRDefault="0014634D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其他浏览器中的内置情况</w:t>
            </w:r>
          </w:p>
        </w:tc>
        <w:tc>
          <w:tcPr>
            <w:tcW w:w="5629" w:type="dxa"/>
            <w:vAlign w:val="center"/>
          </w:tcPr>
          <w:p w14:paraId="600443BE" w14:textId="77777777" w:rsidR="006D638D" w:rsidRPr="00B43EF1" w:rsidRDefault="00315CCF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用于申请内置的根证书是否已内置于别的浏览器中？</w:t>
            </w:r>
          </w:p>
          <w:p w14:paraId="1EA7BF98" w14:textId="77777777" w:rsidR="00315CCF" w:rsidRPr="00B43EF1" w:rsidRDefault="00315CCF" w:rsidP="006479DC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若有，请列举</w:t>
            </w:r>
            <w:r w:rsidR="003E5402" w:rsidRPr="00B43EF1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6D638D" w:rsidRPr="006966BD" w14:paraId="189DEDBD" w14:textId="77777777" w:rsidTr="00975A31">
        <w:trPr>
          <w:trHeight w:val="2350"/>
        </w:trPr>
        <w:tc>
          <w:tcPr>
            <w:tcW w:w="3227" w:type="dxa"/>
            <w:vAlign w:val="center"/>
          </w:tcPr>
          <w:p w14:paraId="288808B0" w14:textId="77777777" w:rsidR="006D638D" w:rsidRPr="006966BD" w:rsidRDefault="0014634D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CA</w:t>
            </w:r>
            <w:r w:rsidRPr="006966BD">
              <w:rPr>
                <w:rFonts w:hint="eastAsia"/>
                <w:sz w:val="21"/>
                <w:szCs w:val="21"/>
              </w:rPr>
              <w:t>机构的首选联系方式（</w:t>
            </w:r>
            <w:r w:rsidRPr="006966BD">
              <w:rPr>
                <w:rFonts w:hint="eastAsia"/>
                <w:sz w:val="21"/>
                <w:szCs w:val="21"/>
              </w:rPr>
              <w:t>POC</w:t>
            </w:r>
            <w:r w:rsidRPr="006966BD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5629" w:type="dxa"/>
            <w:vAlign w:val="center"/>
          </w:tcPr>
          <w:p w14:paraId="05C20FB9" w14:textId="7216C64F" w:rsidR="006D638D" w:rsidRPr="00B43EF1" w:rsidRDefault="00315CCF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首选联系</w:t>
            </w:r>
            <w:r w:rsidRPr="00B43EF1">
              <w:rPr>
                <w:rFonts w:hint="eastAsia"/>
                <w:sz w:val="18"/>
                <w:szCs w:val="18"/>
              </w:rPr>
              <w:t>email</w:t>
            </w:r>
            <w:r w:rsidRPr="00B43EF1">
              <w:rPr>
                <w:rFonts w:hint="eastAsia"/>
                <w:sz w:val="18"/>
                <w:szCs w:val="18"/>
              </w:rPr>
              <w:t>邮箱：</w:t>
            </w:r>
            <w:ins w:id="3" w:author="Administrator" w:date="2023-12-04T23:32:00Z">
              <w:r w:rsidR="000C7646">
                <w:rPr>
                  <w:rFonts w:hint="eastAsia"/>
                  <w:sz w:val="18"/>
                  <w:szCs w:val="18"/>
                </w:rPr>
                <w:t>8</w:t>
              </w:r>
              <w:r w:rsidR="000C7646">
                <w:rPr>
                  <w:sz w:val="18"/>
                  <w:szCs w:val="18"/>
                </w:rPr>
                <w:t>36365007@qq.com</w:t>
              </w:r>
            </w:ins>
          </w:p>
          <w:p w14:paraId="00E1E023" w14:textId="561329E2" w:rsidR="00315CCF" w:rsidRPr="00B43EF1" w:rsidRDefault="00315CCF">
            <w:pPr>
              <w:rPr>
                <w:sz w:val="18"/>
                <w:szCs w:val="18"/>
              </w:rPr>
            </w:pPr>
            <w:r w:rsidRPr="00B43EF1">
              <w:rPr>
                <w:sz w:val="18"/>
                <w:szCs w:val="18"/>
              </w:rPr>
              <w:t>E</w:t>
            </w:r>
            <w:r w:rsidRPr="00B43EF1">
              <w:rPr>
                <w:rFonts w:hint="eastAsia"/>
                <w:sz w:val="18"/>
                <w:szCs w:val="18"/>
              </w:rPr>
              <w:t>mail</w:t>
            </w:r>
            <w:r w:rsidRPr="00B43EF1">
              <w:rPr>
                <w:rFonts w:hint="eastAsia"/>
                <w:sz w:val="18"/>
                <w:szCs w:val="18"/>
              </w:rPr>
              <w:t>邮箱别名：</w:t>
            </w:r>
            <w:ins w:id="4" w:author="Administrator" w:date="2023-12-04T23:32:00Z">
              <w:r w:rsidR="000C7646">
                <w:rPr>
                  <w:rFonts w:hint="eastAsia"/>
                  <w:sz w:val="18"/>
                  <w:szCs w:val="18"/>
                </w:rPr>
                <w:t>8</w:t>
              </w:r>
              <w:r w:rsidR="000C7646">
                <w:rPr>
                  <w:sz w:val="18"/>
                  <w:szCs w:val="18"/>
                </w:rPr>
                <w:t>36365007@qq.com</w:t>
              </w:r>
            </w:ins>
          </w:p>
          <w:p w14:paraId="74604D78" w14:textId="42E0BEE9" w:rsidR="00315CCF" w:rsidRPr="00B43EF1" w:rsidRDefault="00315CCF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CA</w:t>
            </w:r>
            <w:r w:rsidRPr="00B43EF1">
              <w:rPr>
                <w:rFonts w:hint="eastAsia"/>
                <w:sz w:val="18"/>
                <w:szCs w:val="18"/>
              </w:rPr>
              <w:t>机构电话号码：</w:t>
            </w:r>
            <w:ins w:id="5" w:author="Administrator" w:date="2023-12-04T23:31:00Z">
              <w:r w:rsidR="000C7646">
                <w:rPr>
                  <w:rFonts w:hint="eastAsia"/>
                  <w:sz w:val="18"/>
                  <w:szCs w:val="18"/>
                </w:rPr>
                <w:t>1</w:t>
              </w:r>
              <w:r w:rsidR="000C7646">
                <w:rPr>
                  <w:sz w:val="18"/>
                  <w:szCs w:val="18"/>
                </w:rPr>
                <w:t>8717718896</w:t>
              </w:r>
            </w:ins>
          </w:p>
          <w:p w14:paraId="2D88DB9F" w14:textId="77777777" w:rsidR="00F41C2C" w:rsidRPr="00B43EF1" w:rsidRDefault="00820E66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CA</w:t>
            </w:r>
            <w:r w:rsidR="00AD722A">
              <w:rPr>
                <w:rFonts w:hint="eastAsia"/>
                <w:sz w:val="18"/>
                <w:szCs w:val="18"/>
              </w:rPr>
              <w:t>机构的代表人必须亲自提交和（或者）参与</w:t>
            </w:r>
            <w:r w:rsidRPr="00B43EF1">
              <w:rPr>
                <w:rFonts w:hint="eastAsia"/>
                <w:sz w:val="18"/>
                <w:szCs w:val="18"/>
              </w:rPr>
              <w:t>根内置申请。</w:t>
            </w:r>
          </w:p>
          <w:p w14:paraId="765E3ED8" w14:textId="77777777" w:rsidR="00820E66" w:rsidRPr="00B43EF1" w:rsidRDefault="00820E66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根据</w:t>
            </w:r>
            <w:r w:rsidRPr="00B43EF1">
              <w:rPr>
                <w:rFonts w:hint="eastAsia"/>
                <w:sz w:val="18"/>
                <w:szCs w:val="18"/>
              </w:rPr>
              <w:t>360</w:t>
            </w:r>
            <w:r w:rsidRPr="00B43EF1">
              <w:rPr>
                <w:rFonts w:hint="eastAsia"/>
                <w:sz w:val="18"/>
                <w:szCs w:val="18"/>
              </w:rPr>
              <w:t>根证书</w:t>
            </w:r>
            <w:r w:rsidR="009F1A43">
              <w:rPr>
                <w:rFonts w:hint="eastAsia"/>
                <w:sz w:val="18"/>
                <w:szCs w:val="18"/>
              </w:rPr>
              <w:t>计划</w:t>
            </w:r>
            <w:r w:rsidRPr="00B43EF1">
              <w:rPr>
                <w:rFonts w:hint="eastAsia"/>
                <w:sz w:val="18"/>
                <w:szCs w:val="18"/>
              </w:rPr>
              <w:t>策略：为了将</w:t>
            </w:r>
            <w:r w:rsidRPr="00B43EF1">
              <w:rPr>
                <w:rFonts w:hint="eastAsia"/>
                <w:sz w:val="18"/>
                <w:szCs w:val="18"/>
              </w:rPr>
              <w:t>CA</w:t>
            </w:r>
            <w:r w:rsidR="00CD05E9">
              <w:rPr>
                <w:rFonts w:hint="eastAsia"/>
                <w:sz w:val="18"/>
                <w:szCs w:val="18"/>
              </w:rPr>
              <w:t>机构的</w:t>
            </w:r>
            <w:r w:rsidRPr="00B43EF1">
              <w:rPr>
                <w:rFonts w:hint="eastAsia"/>
                <w:sz w:val="18"/>
                <w:szCs w:val="18"/>
              </w:rPr>
              <w:t>根证书预置在</w:t>
            </w:r>
            <w:r w:rsidRPr="00B43EF1">
              <w:rPr>
                <w:rFonts w:hint="eastAsia"/>
                <w:sz w:val="18"/>
                <w:szCs w:val="18"/>
              </w:rPr>
              <w:t>360</w:t>
            </w:r>
            <w:r w:rsidR="0091085C" w:rsidRPr="00B43EF1">
              <w:rPr>
                <w:rFonts w:hint="eastAsia"/>
                <w:sz w:val="18"/>
                <w:szCs w:val="18"/>
              </w:rPr>
              <w:t>根信任库</w:t>
            </w:r>
            <w:r w:rsidRPr="00B43EF1">
              <w:rPr>
                <w:rFonts w:hint="eastAsia"/>
                <w:sz w:val="18"/>
                <w:szCs w:val="18"/>
              </w:rPr>
              <w:t>中，</w:t>
            </w:r>
            <w:r w:rsidRPr="00B43EF1">
              <w:rPr>
                <w:rFonts w:hint="eastAsia"/>
                <w:sz w:val="18"/>
                <w:szCs w:val="18"/>
              </w:rPr>
              <w:t>CA</w:t>
            </w:r>
            <w:r w:rsidRPr="00B43EF1">
              <w:rPr>
                <w:rFonts w:hint="eastAsia"/>
                <w:sz w:val="18"/>
                <w:szCs w:val="18"/>
              </w:rPr>
              <w:t>机构必须向</w:t>
            </w:r>
            <w:r w:rsidRPr="00B43EF1">
              <w:rPr>
                <w:rFonts w:hint="eastAsia"/>
                <w:sz w:val="18"/>
                <w:szCs w:val="18"/>
              </w:rPr>
              <w:t>360</w:t>
            </w:r>
            <w:r w:rsidRPr="00B43EF1">
              <w:rPr>
                <w:rFonts w:hint="eastAsia"/>
                <w:sz w:val="18"/>
                <w:szCs w:val="18"/>
              </w:rPr>
              <w:t>提出申请，并</w:t>
            </w:r>
            <w:r w:rsidR="00CD05E9" w:rsidRPr="00CD05E9">
              <w:rPr>
                <w:rFonts w:hint="eastAsia"/>
                <w:sz w:val="18"/>
                <w:szCs w:val="18"/>
              </w:rPr>
              <w:t>请发邮件至</w:t>
            </w:r>
            <w:r w:rsidR="00CD05E9" w:rsidRPr="00CD05E9">
              <w:rPr>
                <w:rFonts w:hint="eastAsia"/>
                <w:sz w:val="18"/>
                <w:szCs w:val="18"/>
              </w:rPr>
              <w:t>caprogram@360.cn</w:t>
            </w:r>
            <w:r w:rsidRPr="00B43EF1">
              <w:rPr>
                <w:rFonts w:hint="eastAsia"/>
                <w:sz w:val="18"/>
                <w:szCs w:val="18"/>
              </w:rPr>
              <w:t>。该申请必须由主体</w:t>
            </w:r>
            <w:r w:rsidRPr="00B43EF1">
              <w:rPr>
                <w:rFonts w:hint="eastAsia"/>
                <w:sz w:val="18"/>
                <w:szCs w:val="18"/>
              </w:rPr>
              <w:t>CA</w:t>
            </w:r>
            <w:r w:rsidRPr="00B43EF1">
              <w:rPr>
                <w:rFonts w:hint="eastAsia"/>
                <w:sz w:val="18"/>
                <w:szCs w:val="18"/>
              </w:rPr>
              <w:t>机构授权的代表作出。</w:t>
            </w:r>
          </w:p>
        </w:tc>
      </w:tr>
    </w:tbl>
    <w:p w14:paraId="7DB63C81" w14:textId="77777777" w:rsidR="00B43EF1" w:rsidRDefault="00B43EF1"/>
    <w:p w14:paraId="533C20B1" w14:textId="77777777" w:rsidR="00B43EF1" w:rsidRDefault="00B43EF1"/>
    <w:p w14:paraId="44BEFBA5" w14:textId="77777777" w:rsidR="00820E66" w:rsidRPr="00B43EF1" w:rsidRDefault="00820E66">
      <w:pPr>
        <w:rPr>
          <w:b/>
        </w:rPr>
      </w:pPr>
      <w:r w:rsidRPr="00B43EF1">
        <w:rPr>
          <w:rFonts w:hint="eastAsia"/>
          <w:b/>
        </w:rPr>
        <w:t>根证书</w:t>
      </w:r>
      <w:r w:rsidR="00D1281D">
        <w:rPr>
          <w:rFonts w:hint="eastAsia"/>
          <w:b/>
        </w:rPr>
        <w:t>和</w:t>
      </w:r>
      <w:r w:rsidR="00BF3672" w:rsidRPr="00BF3672">
        <w:rPr>
          <w:rFonts w:hint="eastAsia"/>
          <w:b/>
        </w:rPr>
        <w:t>子</w:t>
      </w:r>
      <w:r w:rsidR="00D1281D">
        <w:rPr>
          <w:rFonts w:hint="eastAsia"/>
          <w:b/>
        </w:rPr>
        <w:t>证书</w:t>
      </w:r>
      <w:r w:rsidRPr="00B43EF1">
        <w:rPr>
          <w:rFonts w:hint="eastAsia"/>
          <w:b/>
        </w:rPr>
        <w:t>的技术参数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78"/>
        <w:gridCol w:w="4878"/>
      </w:tblGrid>
      <w:tr w:rsidR="00820E66" w:rsidRPr="006966BD" w14:paraId="6DCD9036" w14:textId="77777777" w:rsidTr="00B43EF1">
        <w:trPr>
          <w:trHeight w:val="510"/>
        </w:trPr>
        <w:tc>
          <w:tcPr>
            <w:tcW w:w="3978" w:type="dxa"/>
            <w:vAlign w:val="center"/>
          </w:tcPr>
          <w:p w14:paraId="6DC8BE82" w14:textId="77777777" w:rsidR="00820E66" w:rsidRPr="006966BD" w:rsidRDefault="00820E66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根证书名称</w:t>
            </w:r>
          </w:p>
        </w:tc>
        <w:tc>
          <w:tcPr>
            <w:tcW w:w="4878" w:type="dxa"/>
            <w:vAlign w:val="center"/>
          </w:tcPr>
          <w:p w14:paraId="49416BB3" w14:textId="77777777" w:rsidR="005F775C" w:rsidRDefault="00F27BA8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用户</w:t>
            </w:r>
            <w:r w:rsidR="007F13F6">
              <w:rPr>
                <w:rFonts w:hint="eastAsia"/>
                <w:sz w:val="18"/>
                <w:szCs w:val="18"/>
              </w:rPr>
              <w:t>适当</w:t>
            </w:r>
            <w:r w:rsidRPr="00B43EF1">
              <w:rPr>
                <w:rFonts w:hint="eastAsia"/>
                <w:sz w:val="18"/>
                <w:szCs w:val="18"/>
              </w:rPr>
              <w:t>的名称，展示证书信息。</w:t>
            </w:r>
          </w:p>
        </w:tc>
      </w:tr>
      <w:tr w:rsidR="00BB0384" w:rsidRPr="006966BD" w14:paraId="7FBA92B2" w14:textId="77777777" w:rsidTr="00B43EF1">
        <w:trPr>
          <w:trHeight w:val="510"/>
        </w:trPr>
        <w:tc>
          <w:tcPr>
            <w:tcW w:w="3978" w:type="dxa"/>
            <w:vAlign w:val="center"/>
          </w:tcPr>
          <w:p w14:paraId="02224DD3" w14:textId="77777777" w:rsidR="00BB0384" w:rsidRPr="006966BD" w:rsidRDefault="00BB0384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lastRenderedPageBreak/>
              <w:t>证书序列号</w:t>
            </w:r>
          </w:p>
        </w:tc>
        <w:tc>
          <w:tcPr>
            <w:tcW w:w="4878" w:type="dxa"/>
            <w:vAlign w:val="center"/>
          </w:tcPr>
          <w:p w14:paraId="791041D5" w14:textId="4679C9AD" w:rsidR="00BB0384" w:rsidRPr="00B43EF1" w:rsidRDefault="00B42FBB">
            <w:pPr>
              <w:rPr>
                <w:sz w:val="18"/>
                <w:szCs w:val="18"/>
              </w:rPr>
            </w:pPr>
            <w:ins w:id="6" w:author="Administrator" w:date="2023-12-04T23:36:00Z">
              <w:r w:rsidRPr="00B43EF1">
                <w:rPr>
                  <w:rFonts w:hint="eastAsia"/>
                  <w:sz w:val="18"/>
                  <w:szCs w:val="18"/>
                </w:rPr>
                <w:t>2048/4096bit</w:t>
              </w:r>
            </w:ins>
          </w:p>
        </w:tc>
      </w:tr>
      <w:tr w:rsidR="00820E66" w:rsidRPr="006966BD" w14:paraId="084DE015" w14:textId="77777777" w:rsidTr="00B43EF1">
        <w:trPr>
          <w:trHeight w:val="510"/>
        </w:trPr>
        <w:tc>
          <w:tcPr>
            <w:tcW w:w="3978" w:type="dxa"/>
            <w:vAlign w:val="center"/>
          </w:tcPr>
          <w:p w14:paraId="339AB36C" w14:textId="77777777" w:rsidR="00820E66" w:rsidRPr="006966BD" w:rsidRDefault="00820E66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颁发者字段</w:t>
            </w:r>
          </w:p>
        </w:tc>
        <w:tc>
          <w:tcPr>
            <w:tcW w:w="4878" w:type="dxa"/>
            <w:vAlign w:val="center"/>
          </w:tcPr>
          <w:p w14:paraId="50E1FA58" w14:textId="77777777" w:rsidR="00820E66" w:rsidRPr="00B43EF1" w:rsidRDefault="00F27BA8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颁发者信息中的机构名称和通用名字段必须有足够的</w:t>
            </w:r>
            <w:r w:rsidRPr="00B43EF1">
              <w:rPr>
                <w:rFonts w:hint="eastAsia"/>
                <w:sz w:val="18"/>
                <w:szCs w:val="18"/>
              </w:rPr>
              <w:t>CA</w:t>
            </w:r>
            <w:r w:rsidRPr="00B43EF1">
              <w:rPr>
                <w:rFonts w:hint="eastAsia"/>
                <w:sz w:val="18"/>
                <w:szCs w:val="18"/>
              </w:rPr>
              <w:t>机构信息。</w:t>
            </w:r>
          </w:p>
        </w:tc>
      </w:tr>
      <w:tr w:rsidR="00820E66" w:rsidRPr="00A0719D" w14:paraId="6F071A33" w14:textId="77777777" w:rsidTr="00B43EF1">
        <w:trPr>
          <w:trHeight w:val="510"/>
        </w:trPr>
        <w:tc>
          <w:tcPr>
            <w:tcW w:w="3978" w:type="dxa"/>
            <w:vAlign w:val="center"/>
          </w:tcPr>
          <w:p w14:paraId="2E9A3E80" w14:textId="77777777" w:rsidR="00820E66" w:rsidRPr="006966BD" w:rsidRDefault="00820E66">
            <w:pPr>
              <w:rPr>
                <w:sz w:val="21"/>
                <w:szCs w:val="21"/>
              </w:rPr>
            </w:pPr>
          </w:p>
        </w:tc>
        <w:tc>
          <w:tcPr>
            <w:tcW w:w="4878" w:type="dxa"/>
            <w:vAlign w:val="center"/>
          </w:tcPr>
          <w:p w14:paraId="6E5C892B" w14:textId="77777777" w:rsidR="00820E66" w:rsidRPr="00B43EF1" w:rsidRDefault="00820E66">
            <w:pPr>
              <w:rPr>
                <w:sz w:val="18"/>
                <w:szCs w:val="18"/>
              </w:rPr>
            </w:pPr>
          </w:p>
        </w:tc>
      </w:tr>
      <w:tr w:rsidR="00820E66" w:rsidRPr="006966BD" w14:paraId="3A78C21A" w14:textId="77777777" w:rsidTr="00B43EF1">
        <w:trPr>
          <w:trHeight w:val="510"/>
        </w:trPr>
        <w:tc>
          <w:tcPr>
            <w:tcW w:w="3978" w:type="dxa"/>
            <w:vAlign w:val="center"/>
          </w:tcPr>
          <w:p w14:paraId="7E84FFCC" w14:textId="77777777" w:rsidR="00820E66" w:rsidRPr="006966BD" w:rsidRDefault="007D4CCD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指纹</w:t>
            </w:r>
          </w:p>
        </w:tc>
        <w:tc>
          <w:tcPr>
            <w:tcW w:w="4878" w:type="dxa"/>
            <w:vAlign w:val="center"/>
          </w:tcPr>
          <w:p w14:paraId="4F563D41" w14:textId="77777777" w:rsidR="00820E66" w:rsidRPr="00B43EF1" w:rsidRDefault="00820E66">
            <w:pPr>
              <w:rPr>
                <w:sz w:val="18"/>
                <w:szCs w:val="18"/>
              </w:rPr>
            </w:pPr>
          </w:p>
        </w:tc>
      </w:tr>
      <w:tr w:rsidR="00820E66" w:rsidRPr="006966BD" w14:paraId="290E8254" w14:textId="77777777" w:rsidTr="00B43EF1">
        <w:trPr>
          <w:trHeight w:val="510"/>
        </w:trPr>
        <w:tc>
          <w:tcPr>
            <w:tcW w:w="3978" w:type="dxa"/>
            <w:vAlign w:val="center"/>
          </w:tcPr>
          <w:p w14:paraId="45BB30F8" w14:textId="77777777" w:rsidR="00820E66" w:rsidRPr="006966BD" w:rsidRDefault="007D4CCD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有效期开始于</w:t>
            </w:r>
          </w:p>
        </w:tc>
        <w:tc>
          <w:tcPr>
            <w:tcW w:w="4878" w:type="dxa"/>
            <w:vAlign w:val="center"/>
          </w:tcPr>
          <w:p w14:paraId="3952658C" w14:textId="42BA561D" w:rsidR="00820E66" w:rsidRPr="00B43EF1" w:rsidRDefault="00B42FBB">
            <w:pPr>
              <w:rPr>
                <w:sz w:val="18"/>
                <w:szCs w:val="18"/>
              </w:rPr>
            </w:pPr>
            <w:ins w:id="7" w:author="Administrator" w:date="2023-12-04T23:33:00Z">
              <w:r w:rsidRPr="00B43EF1">
                <w:rPr>
                  <w:rFonts w:hint="eastAsia"/>
                  <w:sz w:val="18"/>
                  <w:szCs w:val="18"/>
                </w:rPr>
                <w:t>20</w:t>
              </w:r>
            </w:ins>
            <w:ins w:id="8" w:author="Administrator" w:date="2023-12-04T23:34:00Z">
              <w:r>
                <w:rPr>
                  <w:sz w:val="18"/>
                  <w:szCs w:val="18"/>
                </w:rPr>
                <w:t>23</w:t>
              </w:r>
            </w:ins>
            <w:ins w:id="9" w:author="Administrator" w:date="2023-12-04T23:33:00Z">
              <w:r w:rsidRPr="00B43EF1">
                <w:rPr>
                  <w:rFonts w:hint="eastAsia"/>
                  <w:sz w:val="18"/>
                  <w:szCs w:val="18"/>
                </w:rPr>
                <w:t>/4096bit</w:t>
              </w:r>
            </w:ins>
          </w:p>
        </w:tc>
      </w:tr>
      <w:tr w:rsidR="00820E66" w:rsidRPr="006966BD" w14:paraId="7E0896F8" w14:textId="77777777" w:rsidTr="00B43EF1">
        <w:trPr>
          <w:trHeight w:val="510"/>
        </w:trPr>
        <w:tc>
          <w:tcPr>
            <w:tcW w:w="3978" w:type="dxa"/>
            <w:vAlign w:val="center"/>
          </w:tcPr>
          <w:p w14:paraId="2CAA9B85" w14:textId="77777777" w:rsidR="00820E66" w:rsidRPr="006966BD" w:rsidRDefault="007D4CCD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有效期结束于</w:t>
            </w:r>
          </w:p>
        </w:tc>
        <w:tc>
          <w:tcPr>
            <w:tcW w:w="4878" w:type="dxa"/>
            <w:vAlign w:val="center"/>
          </w:tcPr>
          <w:p w14:paraId="281D1057" w14:textId="04A2E27F" w:rsidR="00820E66" w:rsidRPr="00B43EF1" w:rsidRDefault="00B42FBB">
            <w:pPr>
              <w:rPr>
                <w:sz w:val="18"/>
                <w:szCs w:val="18"/>
              </w:rPr>
            </w:pPr>
            <w:ins w:id="10" w:author="Administrator" w:date="2023-12-04T23:33:00Z">
              <w:r w:rsidRPr="00B43EF1">
                <w:rPr>
                  <w:rFonts w:hint="eastAsia"/>
                  <w:sz w:val="18"/>
                  <w:szCs w:val="18"/>
                </w:rPr>
                <w:t>2048/4096bit</w:t>
              </w:r>
            </w:ins>
          </w:p>
        </w:tc>
      </w:tr>
      <w:tr w:rsidR="00820E66" w:rsidRPr="006966BD" w14:paraId="723E7F84" w14:textId="77777777" w:rsidTr="00B43EF1">
        <w:trPr>
          <w:trHeight w:val="510"/>
        </w:trPr>
        <w:tc>
          <w:tcPr>
            <w:tcW w:w="3978" w:type="dxa"/>
            <w:vAlign w:val="center"/>
          </w:tcPr>
          <w:p w14:paraId="2A949F3B" w14:textId="77777777" w:rsidR="00820E66" w:rsidRPr="006966BD" w:rsidRDefault="007D4CCD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证书版本</w:t>
            </w:r>
          </w:p>
        </w:tc>
        <w:tc>
          <w:tcPr>
            <w:tcW w:w="4878" w:type="dxa"/>
            <w:vAlign w:val="center"/>
          </w:tcPr>
          <w:p w14:paraId="22AD6D15" w14:textId="282F0DC9" w:rsidR="00820E66" w:rsidRPr="00B43EF1" w:rsidRDefault="00B42FBB">
            <w:pPr>
              <w:rPr>
                <w:sz w:val="18"/>
                <w:szCs w:val="18"/>
              </w:rPr>
            </w:pPr>
            <w:ins w:id="11" w:author="Administrator" w:date="2023-12-04T23:34:00Z">
              <w:r w:rsidRPr="00B43EF1">
                <w:rPr>
                  <w:rFonts w:hint="eastAsia"/>
                  <w:sz w:val="18"/>
                  <w:szCs w:val="18"/>
                </w:rPr>
                <w:t>NIST Curve P-256</w:t>
              </w:r>
            </w:ins>
          </w:p>
        </w:tc>
      </w:tr>
      <w:tr w:rsidR="00820E66" w:rsidRPr="006966BD" w14:paraId="792A824A" w14:textId="77777777" w:rsidTr="00B43EF1">
        <w:trPr>
          <w:trHeight w:val="510"/>
        </w:trPr>
        <w:tc>
          <w:tcPr>
            <w:tcW w:w="3978" w:type="dxa"/>
            <w:vAlign w:val="center"/>
          </w:tcPr>
          <w:p w14:paraId="62AED054" w14:textId="77777777" w:rsidR="00820E66" w:rsidRPr="006966BD" w:rsidRDefault="007D4CCD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证书签名算法</w:t>
            </w:r>
          </w:p>
        </w:tc>
        <w:tc>
          <w:tcPr>
            <w:tcW w:w="4878" w:type="dxa"/>
            <w:vAlign w:val="center"/>
          </w:tcPr>
          <w:p w14:paraId="677B1D93" w14:textId="175AB653" w:rsidR="00820E66" w:rsidRPr="00B43EF1" w:rsidRDefault="004B7ED2">
            <w:pPr>
              <w:rPr>
                <w:sz w:val="18"/>
                <w:szCs w:val="18"/>
              </w:rPr>
            </w:pPr>
            <w:ins w:id="12" w:author="Administrator" w:date="2023-12-04T23:40:00Z">
              <w:r w:rsidRPr="00B43EF1">
                <w:rPr>
                  <w:rFonts w:hint="eastAsia"/>
                  <w:sz w:val="18"/>
                  <w:szCs w:val="18"/>
                </w:rPr>
                <w:t>P-384</w:t>
              </w:r>
              <w:r w:rsidRPr="00B43EF1">
                <w:rPr>
                  <w:rFonts w:hint="eastAsia"/>
                  <w:sz w:val="18"/>
                  <w:szCs w:val="18"/>
                </w:rPr>
                <w:t>或</w:t>
              </w:r>
              <w:r w:rsidRPr="00B43EF1">
                <w:rPr>
                  <w:rFonts w:hint="eastAsia"/>
                  <w:sz w:val="18"/>
                  <w:szCs w:val="18"/>
                </w:rPr>
                <w:t>P-512</w:t>
              </w:r>
            </w:ins>
          </w:p>
        </w:tc>
      </w:tr>
      <w:tr w:rsidR="00820E66" w:rsidRPr="006966BD" w14:paraId="72CF2FD8" w14:textId="77777777" w:rsidTr="00B43EF1">
        <w:trPr>
          <w:trHeight w:val="510"/>
        </w:trPr>
        <w:tc>
          <w:tcPr>
            <w:tcW w:w="3978" w:type="dxa"/>
            <w:vAlign w:val="center"/>
          </w:tcPr>
          <w:p w14:paraId="6ED554AE" w14:textId="77777777" w:rsidR="00820E66" w:rsidRPr="006966BD" w:rsidRDefault="007D4CCD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签名密钥参数</w:t>
            </w:r>
          </w:p>
        </w:tc>
        <w:tc>
          <w:tcPr>
            <w:tcW w:w="4878" w:type="dxa"/>
            <w:vAlign w:val="center"/>
          </w:tcPr>
          <w:p w14:paraId="091E8489" w14:textId="77777777" w:rsidR="00820E66" w:rsidRPr="00B43EF1" w:rsidRDefault="00F27BA8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RSA</w:t>
            </w:r>
            <w:r w:rsidRPr="00B43EF1">
              <w:rPr>
                <w:rFonts w:hint="eastAsia"/>
                <w:sz w:val="18"/>
                <w:szCs w:val="18"/>
              </w:rPr>
              <w:t>密钥长度，如：</w:t>
            </w:r>
            <w:r w:rsidRPr="00B43EF1">
              <w:rPr>
                <w:rFonts w:hint="eastAsia"/>
                <w:sz w:val="18"/>
                <w:szCs w:val="18"/>
              </w:rPr>
              <w:t>2048/4096bit</w:t>
            </w:r>
            <w:r w:rsidRPr="00B43EF1">
              <w:rPr>
                <w:rFonts w:hint="eastAsia"/>
                <w:sz w:val="18"/>
                <w:szCs w:val="18"/>
              </w:rPr>
              <w:t>；或</w:t>
            </w:r>
            <w:r w:rsidRPr="00B43EF1">
              <w:rPr>
                <w:rFonts w:hint="eastAsia"/>
                <w:sz w:val="18"/>
                <w:szCs w:val="18"/>
              </w:rPr>
              <w:t>ECC</w:t>
            </w:r>
            <w:r w:rsidRPr="00B43EF1">
              <w:rPr>
                <w:rFonts w:hint="eastAsia"/>
                <w:sz w:val="18"/>
                <w:szCs w:val="18"/>
              </w:rPr>
              <w:t>算法，如：</w:t>
            </w:r>
            <w:r w:rsidRPr="00B43EF1">
              <w:rPr>
                <w:rFonts w:hint="eastAsia"/>
                <w:sz w:val="18"/>
                <w:szCs w:val="18"/>
              </w:rPr>
              <w:t>NIST Curve P-256</w:t>
            </w:r>
            <w:r w:rsidRPr="00B43EF1">
              <w:rPr>
                <w:rFonts w:hint="eastAsia"/>
                <w:sz w:val="18"/>
                <w:szCs w:val="18"/>
              </w:rPr>
              <w:t>、</w:t>
            </w:r>
            <w:r w:rsidRPr="00B43EF1">
              <w:rPr>
                <w:rFonts w:hint="eastAsia"/>
                <w:sz w:val="18"/>
                <w:szCs w:val="18"/>
              </w:rPr>
              <w:t>P-384</w:t>
            </w:r>
            <w:r w:rsidRPr="00B43EF1">
              <w:rPr>
                <w:rFonts w:hint="eastAsia"/>
                <w:sz w:val="18"/>
                <w:szCs w:val="18"/>
              </w:rPr>
              <w:t>或</w:t>
            </w:r>
            <w:r w:rsidRPr="00B43EF1">
              <w:rPr>
                <w:rFonts w:hint="eastAsia"/>
                <w:sz w:val="18"/>
                <w:szCs w:val="18"/>
              </w:rPr>
              <w:t>P-512.</w:t>
            </w:r>
          </w:p>
        </w:tc>
      </w:tr>
    </w:tbl>
    <w:p w14:paraId="116B5487" w14:textId="77777777" w:rsidR="009A1095" w:rsidRDefault="009A1095"/>
    <w:p w14:paraId="5D96779D" w14:textId="77777777" w:rsidR="00820E66" w:rsidRDefault="009A1095">
      <w:r>
        <w:br w:type="page"/>
      </w:r>
    </w:p>
    <w:p w14:paraId="7077A131" w14:textId="77777777" w:rsidR="00BF3672" w:rsidRDefault="00465ED3" w:rsidP="00BF3672">
      <w:pPr>
        <w:rPr>
          <w:b/>
        </w:rPr>
      </w:pPr>
      <w:r>
        <w:rPr>
          <w:rFonts w:hint="eastAsia"/>
          <w:b/>
        </w:rPr>
        <w:lastRenderedPageBreak/>
        <w:t>终端用户</w:t>
      </w:r>
      <w:r w:rsidRPr="00B43EF1">
        <w:rPr>
          <w:rFonts w:hint="eastAsia"/>
          <w:b/>
        </w:rPr>
        <w:t>证书</w:t>
      </w:r>
      <w:r w:rsidR="00195972">
        <w:rPr>
          <w:rFonts w:hint="eastAsia"/>
          <w:b/>
        </w:rPr>
        <w:t>简况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11"/>
        <w:gridCol w:w="4319"/>
      </w:tblGrid>
      <w:tr w:rsidR="00911F14" w14:paraId="5E17653E" w14:textId="77777777" w:rsidTr="00174DEE">
        <w:trPr>
          <w:trHeight w:val="836"/>
        </w:trPr>
        <w:tc>
          <w:tcPr>
            <w:tcW w:w="4311" w:type="dxa"/>
          </w:tcPr>
          <w:p w14:paraId="386FC8DE" w14:textId="77777777" w:rsidR="00911F14" w:rsidRDefault="00465ED3" w:rsidP="00174DEE">
            <w:pPr>
              <w:jc w:val="both"/>
              <w:rPr>
                <w:b/>
                <w:color w:val="000000" w:themeColor="text1"/>
              </w:rPr>
            </w:pPr>
            <w:r>
              <w:rPr>
                <w:rFonts w:hint="eastAsia"/>
              </w:rPr>
              <w:t>主体</w:t>
            </w:r>
          </w:p>
        </w:tc>
        <w:tc>
          <w:tcPr>
            <w:tcW w:w="4319" w:type="dxa"/>
          </w:tcPr>
          <w:p w14:paraId="3379AE10" w14:textId="77777777" w:rsidR="00911F14" w:rsidRPr="00F257C7" w:rsidRDefault="00195972" w:rsidP="00174DEE">
            <w:pPr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指示字段</w:t>
            </w:r>
          </w:p>
        </w:tc>
      </w:tr>
      <w:tr w:rsidR="00911F14" w14:paraId="7AE96374" w14:textId="77777777" w:rsidTr="00174DEE">
        <w:trPr>
          <w:trHeight w:val="980"/>
        </w:trPr>
        <w:tc>
          <w:tcPr>
            <w:tcW w:w="4311" w:type="dxa"/>
          </w:tcPr>
          <w:p w14:paraId="4293D5AA" w14:textId="77777777" w:rsidR="00911F14" w:rsidRDefault="008D0748" w:rsidP="00F94AFC">
            <w:pPr>
              <w:jc w:val="both"/>
              <w:rPr>
                <w:b/>
                <w:color w:val="000000" w:themeColor="text1"/>
              </w:rPr>
            </w:pPr>
            <w:r w:rsidRPr="006966BD">
              <w:rPr>
                <w:rFonts w:hint="eastAsia"/>
                <w:sz w:val="21"/>
                <w:szCs w:val="21"/>
              </w:rPr>
              <w:t>颁发者</w:t>
            </w:r>
          </w:p>
        </w:tc>
        <w:tc>
          <w:tcPr>
            <w:tcW w:w="4319" w:type="dxa"/>
          </w:tcPr>
          <w:p w14:paraId="3C78A1F1" w14:textId="77777777" w:rsidR="00911F14" w:rsidRDefault="00195972" w:rsidP="00F94AFC">
            <w:pPr>
              <w:jc w:val="both"/>
              <w:rPr>
                <w:b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指示字段和内容</w:t>
            </w:r>
          </w:p>
        </w:tc>
      </w:tr>
      <w:tr w:rsidR="00911F14" w14:paraId="54B7D3BA" w14:textId="77777777" w:rsidTr="00174DEE">
        <w:trPr>
          <w:trHeight w:val="440"/>
        </w:trPr>
        <w:tc>
          <w:tcPr>
            <w:tcW w:w="4311" w:type="dxa"/>
          </w:tcPr>
          <w:p w14:paraId="66994F3A" w14:textId="77777777" w:rsidR="00911F14" w:rsidRPr="000530AD" w:rsidRDefault="00195972" w:rsidP="00F94AFC">
            <w:pPr>
              <w:jc w:val="both"/>
              <w:rPr>
                <w:color w:val="000000" w:themeColor="text1"/>
              </w:rPr>
            </w:pPr>
            <w:r>
              <w:rPr>
                <w:rFonts w:hint="eastAsia"/>
                <w:sz w:val="21"/>
                <w:szCs w:val="21"/>
              </w:rPr>
              <w:t>持续时间</w:t>
            </w:r>
          </w:p>
        </w:tc>
        <w:tc>
          <w:tcPr>
            <w:tcW w:w="4319" w:type="dxa"/>
          </w:tcPr>
          <w:p w14:paraId="2281481A" w14:textId="77777777" w:rsidR="00911F14" w:rsidRPr="00F94AFC" w:rsidRDefault="00195972" w:rsidP="00174DEE">
            <w:pPr>
              <w:jc w:val="both"/>
              <w:rPr>
                <w:color w:val="000000" w:themeColor="text1"/>
              </w:rPr>
            </w:pPr>
            <w:r w:rsidRPr="00F94AFC">
              <w:rPr>
                <w:rFonts w:hint="eastAsia"/>
                <w:color w:val="000000" w:themeColor="text1"/>
              </w:rPr>
              <w:t>比如，一年</w:t>
            </w:r>
          </w:p>
        </w:tc>
      </w:tr>
      <w:tr w:rsidR="00911F14" w14:paraId="5AD3031A" w14:textId="77777777" w:rsidTr="00174DEE">
        <w:trPr>
          <w:trHeight w:val="440"/>
        </w:trPr>
        <w:tc>
          <w:tcPr>
            <w:tcW w:w="4311" w:type="dxa"/>
          </w:tcPr>
          <w:p w14:paraId="2B426EF2" w14:textId="77777777" w:rsidR="00911F14" w:rsidRDefault="008D0748" w:rsidP="00174DEE">
            <w:pPr>
              <w:jc w:val="both"/>
              <w:rPr>
                <w:b/>
                <w:color w:val="000000" w:themeColor="text1"/>
              </w:rPr>
            </w:pPr>
            <w:r w:rsidRPr="006966BD">
              <w:rPr>
                <w:rFonts w:hint="eastAsia"/>
                <w:sz w:val="21"/>
                <w:szCs w:val="21"/>
              </w:rPr>
              <w:t>证书版本</w:t>
            </w:r>
          </w:p>
        </w:tc>
        <w:tc>
          <w:tcPr>
            <w:tcW w:w="4319" w:type="dxa"/>
          </w:tcPr>
          <w:p w14:paraId="2EA714BB" w14:textId="77777777" w:rsidR="00911F14" w:rsidRDefault="00911F14" w:rsidP="00174DEE">
            <w:pPr>
              <w:jc w:val="both"/>
              <w:rPr>
                <w:b/>
                <w:color w:val="000000" w:themeColor="text1"/>
              </w:rPr>
            </w:pPr>
          </w:p>
        </w:tc>
      </w:tr>
      <w:tr w:rsidR="00911F14" w14:paraId="36790623" w14:textId="77777777" w:rsidTr="00174DEE">
        <w:trPr>
          <w:trHeight w:val="449"/>
        </w:trPr>
        <w:tc>
          <w:tcPr>
            <w:tcW w:w="4311" w:type="dxa"/>
          </w:tcPr>
          <w:p w14:paraId="6C2AECFC" w14:textId="77777777" w:rsidR="00911F14" w:rsidRDefault="008D0748" w:rsidP="00174DEE">
            <w:pPr>
              <w:jc w:val="both"/>
              <w:rPr>
                <w:b/>
                <w:color w:val="000000" w:themeColor="text1"/>
              </w:rPr>
            </w:pPr>
            <w:r w:rsidRPr="006966BD">
              <w:rPr>
                <w:rFonts w:hint="eastAsia"/>
                <w:sz w:val="21"/>
                <w:szCs w:val="21"/>
              </w:rPr>
              <w:t>证书签名算法</w:t>
            </w:r>
          </w:p>
        </w:tc>
        <w:tc>
          <w:tcPr>
            <w:tcW w:w="4319" w:type="dxa"/>
          </w:tcPr>
          <w:p w14:paraId="45D27901" w14:textId="77777777" w:rsidR="00911F14" w:rsidRDefault="00911F14" w:rsidP="00174DEE">
            <w:pPr>
              <w:jc w:val="both"/>
              <w:rPr>
                <w:b/>
                <w:color w:val="000000" w:themeColor="text1"/>
              </w:rPr>
            </w:pPr>
          </w:p>
        </w:tc>
      </w:tr>
      <w:tr w:rsidR="00911F14" w14:paraId="59557371" w14:textId="77777777" w:rsidTr="00174DEE">
        <w:trPr>
          <w:trHeight w:val="890"/>
        </w:trPr>
        <w:tc>
          <w:tcPr>
            <w:tcW w:w="4311" w:type="dxa"/>
          </w:tcPr>
          <w:p w14:paraId="5BED4055" w14:textId="77777777" w:rsidR="00911F14" w:rsidRDefault="008D0748" w:rsidP="00174DEE">
            <w:pPr>
              <w:jc w:val="both"/>
              <w:rPr>
                <w:b/>
                <w:color w:val="000000" w:themeColor="text1"/>
              </w:rPr>
            </w:pPr>
            <w:r w:rsidRPr="006966BD">
              <w:rPr>
                <w:rFonts w:hint="eastAsia"/>
                <w:sz w:val="21"/>
                <w:szCs w:val="21"/>
              </w:rPr>
              <w:t>签名密钥参数</w:t>
            </w:r>
          </w:p>
        </w:tc>
        <w:tc>
          <w:tcPr>
            <w:tcW w:w="4319" w:type="dxa"/>
          </w:tcPr>
          <w:p w14:paraId="37C9F1FE" w14:textId="77777777" w:rsidR="00911F14" w:rsidRDefault="008D0748" w:rsidP="00174DEE">
            <w:pPr>
              <w:jc w:val="both"/>
              <w:rPr>
                <w:b/>
                <w:color w:val="000000" w:themeColor="text1"/>
              </w:rPr>
            </w:pPr>
            <w:r w:rsidRPr="00B43EF1">
              <w:rPr>
                <w:rFonts w:hint="eastAsia"/>
                <w:sz w:val="18"/>
                <w:szCs w:val="18"/>
              </w:rPr>
              <w:t>RSA</w:t>
            </w:r>
            <w:r w:rsidRPr="00B43EF1">
              <w:rPr>
                <w:rFonts w:hint="eastAsia"/>
                <w:sz w:val="18"/>
                <w:szCs w:val="18"/>
              </w:rPr>
              <w:t>密钥长度，如：</w:t>
            </w:r>
            <w:r w:rsidRPr="00B43EF1">
              <w:rPr>
                <w:rFonts w:hint="eastAsia"/>
                <w:sz w:val="18"/>
                <w:szCs w:val="18"/>
              </w:rPr>
              <w:t>2048/4096bit</w:t>
            </w:r>
            <w:r w:rsidRPr="00B43EF1">
              <w:rPr>
                <w:rFonts w:hint="eastAsia"/>
                <w:sz w:val="18"/>
                <w:szCs w:val="18"/>
              </w:rPr>
              <w:t>；或</w:t>
            </w:r>
            <w:r w:rsidRPr="00B43EF1">
              <w:rPr>
                <w:rFonts w:hint="eastAsia"/>
                <w:sz w:val="18"/>
                <w:szCs w:val="18"/>
              </w:rPr>
              <w:t>ECC</w:t>
            </w:r>
            <w:r w:rsidRPr="00B43EF1">
              <w:rPr>
                <w:rFonts w:hint="eastAsia"/>
                <w:sz w:val="18"/>
                <w:szCs w:val="18"/>
              </w:rPr>
              <w:t>算法，如：</w:t>
            </w:r>
            <w:r w:rsidRPr="00B43EF1">
              <w:rPr>
                <w:rFonts w:hint="eastAsia"/>
                <w:sz w:val="18"/>
                <w:szCs w:val="18"/>
              </w:rPr>
              <w:t>NIST Curve P-256</w:t>
            </w:r>
            <w:r w:rsidRPr="00B43EF1">
              <w:rPr>
                <w:rFonts w:hint="eastAsia"/>
                <w:sz w:val="18"/>
                <w:szCs w:val="18"/>
              </w:rPr>
              <w:t>、</w:t>
            </w:r>
            <w:r w:rsidRPr="00B43EF1">
              <w:rPr>
                <w:rFonts w:hint="eastAsia"/>
                <w:sz w:val="18"/>
                <w:szCs w:val="18"/>
              </w:rPr>
              <w:t>P-384</w:t>
            </w:r>
            <w:r w:rsidRPr="00B43EF1">
              <w:rPr>
                <w:rFonts w:hint="eastAsia"/>
                <w:sz w:val="18"/>
                <w:szCs w:val="18"/>
              </w:rPr>
              <w:t>或</w:t>
            </w:r>
            <w:r w:rsidRPr="00B43EF1">
              <w:rPr>
                <w:rFonts w:hint="eastAsia"/>
                <w:sz w:val="18"/>
                <w:szCs w:val="18"/>
              </w:rPr>
              <w:t>P-512.</w:t>
            </w:r>
          </w:p>
        </w:tc>
      </w:tr>
      <w:tr w:rsidR="00911F14" w14:paraId="4132DD3B" w14:textId="77777777" w:rsidTr="00174DEE">
        <w:trPr>
          <w:trHeight w:val="710"/>
        </w:trPr>
        <w:tc>
          <w:tcPr>
            <w:tcW w:w="4311" w:type="dxa"/>
            <w:vAlign w:val="center"/>
          </w:tcPr>
          <w:p w14:paraId="3E3A8B8B" w14:textId="77777777" w:rsidR="00911F14" w:rsidRDefault="00911F14" w:rsidP="00174DEE">
            <w:pPr>
              <w:jc w:val="both"/>
              <w:rPr>
                <w:b/>
                <w:color w:val="000000" w:themeColor="text1"/>
              </w:rPr>
            </w:pPr>
            <w:r>
              <w:t>CRL URL</w:t>
            </w:r>
          </w:p>
        </w:tc>
        <w:tc>
          <w:tcPr>
            <w:tcW w:w="4319" w:type="dxa"/>
            <w:vAlign w:val="center"/>
          </w:tcPr>
          <w:p w14:paraId="67083700" w14:textId="77777777" w:rsidR="00911F14" w:rsidRDefault="00911F14" w:rsidP="00174DEE">
            <w:pPr>
              <w:jc w:val="both"/>
              <w:rPr>
                <w:b/>
                <w:color w:val="000000" w:themeColor="text1"/>
              </w:rPr>
            </w:pPr>
            <w:r>
              <w:t>CRL</w:t>
            </w:r>
            <w:r w:rsidR="008D0748">
              <w:rPr>
                <w:rFonts w:hint="eastAsia"/>
              </w:rPr>
              <w:t>链接</w:t>
            </w:r>
          </w:p>
        </w:tc>
      </w:tr>
      <w:tr w:rsidR="00911F14" w14:paraId="450B7282" w14:textId="77777777" w:rsidTr="00174DEE">
        <w:trPr>
          <w:trHeight w:val="440"/>
        </w:trPr>
        <w:tc>
          <w:tcPr>
            <w:tcW w:w="4311" w:type="dxa"/>
            <w:vAlign w:val="center"/>
          </w:tcPr>
          <w:p w14:paraId="575DFF4B" w14:textId="77777777" w:rsidR="00911F14" w:rsidRDefault="00911F14" w:rsidP="00174DEE">
            <w:pPr>
              <w:jc w:val="both"/>
              <w:rPr>
                <w:b/>
                <w:color w:val="000000" w:themeColor="text1"/>
              </w:rPr>
            </w:pPr>
            <w:r>
              <w:t xml:space="preserve">OCSP URL </w:t>
            </w:r>
          </w:p>
        </w:tc>
        <w:tc>
          <w:tcPr>
            <w:tcW w:w="4319" w:type="dxa"/>
            <w:vAlign w:val="center"/>
          </w:tcPr>
          <w:p w14:paraId="4C17B870" w14:textId="77777777" w:rsidR="00911F14" w:rsidRPr="00861884" w:rsidRDefault="00911F14" w:rsidP="00174DEE">
            <w:pPr>
              <w:jc w:val="both"/>
              <w:rPr>
                <w:color w:val="000000" w:themeColor="text1"/>
              </w:rPr>
            </w:pPr>
            <w:r w:rsidRPr="00861884">
              <w:rPr>
                <w:color w:val="000000" w:themeColor="text1"/>
              </w:rPr>
              <w:t>OCSP</w:t>
            </w:r>
            <w:r w:rsidR="008D0748">
              <w:rPr>
                <w:rFonts w:hint="eastAsia"/>
                <w:color w:val="000000" w:themeColor="text1"/>
              </w:rPr>
              <w:t>链接</w:t>
            </w:r>
          </w:p>
        </w:tc>
      </w:tr>
      <w:tr w:rsidR="00911F14" w14:paraId="177F928B" w14:textId="77777777" w:rsidTr="00174DEE">
        <w:trPr>
          <w:trHeight w:val="440"/>
        </w:trPr>
        <w:tc>
          <w:tcPr>
            <w:tcW w:w="4311" w:type="dxa"/>
            <w:vAlign w:val="center"/>
          </w:tcPr>
          <w:p w14:paraId="6334CC8D" w14:textId="77777777" w:rsidR="00911F14" w:rsidRDefault="008D0748" w:rsidP="00174DEE">
            <w:pPr>
              <w:jc w:val="both"/>
              <w:rPr>
                <w:b/>
                <w:color w:val="000000" w:themeColor="text1"/>
              </w:rPr>
            </w:pPr>
            <w:r>
              <w:rPr>
                <w:rFonts w:hint="eastAsia"/>
              </w:rPr>
              <w:t>策略</w:t>
            </w:r>
            <w:r w:rsidR="00911F14">
              <w:t>OID(s)</w:t>
            </w:r>
          </w:p>
        </w:tc>
        <w:tc>
          <w:tcPr>
            <w:tcW w:w="4319" w:type="dxa"/>
            <w:vAlign w:val="center"/>
          </w:tcPr>
          <w:p w14:paraId="7B982991" w14:textId="77777777" w:rsidR="00911F14" w:rsidRDefault="00911F14" w:rsidP="00174DEE">
            <w:pPr>
              <w:jc w:val="both"/>
              <w:rPr>
                <w:b/>
                <w:color w:val="000000" w:themeColor="text1"/>
              </w:rPr>
            </w:pPr>
          </w:p>
        </w:tc>
      </w:tr>
    </w:tbl>
    <w:p w14:paraId="1425A382" w14:textId="77777777" w:rsidR="00911F14" w:rsidRDefault="00911F14">
      <w:pPr>
        <w:rPr>
          <w:b/>
        </w:rPr>
      </w:pPr>
    </w:p>
    <w:p w14:paraId="02FE70DF" w14:textId="77777777" w:rsidR="00AB3C64" w:rsidRPr="006055BA" w:rsidRDefault="00AB3C64">
      <w:pPr>
        <w:rPr>
          <w:b/>
        </w:rPr>
      </w:pPr>
      <w:r w:rsidRPr="006055BA">
        <w:rPr>
          <w:rFonts w:hint="eastAsia"/>
          <w:b/>
        </w:rPr>
        <w:t>CA</w:t>
      </w:r>
      <w:r w:rsidRPr="006055BA">
        <w:rPr>
          <w:rFonts w:hint="eastAsia"/>
          <w:b/>
        </w:rPr>
        <w:t>机构每个根证书的层级信息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808"/>
        <w:gridCol w:w="6048"/>
      </w:tblGrid>
      <w:tr w:rsidR="00AB3C64" w:rsidRPr="006966BD" w14:paraId="3C8374CD" w14:textId="77777777" w:rsidTr="00B43EF1">
        <w:trPr>
          <w:trHeight w:val="877"/>
        </w:trPr>
        <w:tc>
          <w:tcPr>
            <w:tcW w:w="2808" w:type="dxa"/>
            <w:vAlign w:val="center"/>
          </w:tcPr>
          <w:p w14:paraId="763CC8CA" w14:textId="77777777" w:rsidR="00AB3C64" w:rsidRPr="006966BD" w:rsidRDefault="00AB3C64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CA</w:t>
            </w:r>
            <w:r w:rsidRPr="006966BD">
              <w:rPr>
                <w:rFonts w:hint="eastAsia"/>
                <w:sz w:val="21"/>
                <w:szCs w:val="21"/>
              </w:rPr>
              <w:t>层级</w:t>
            </w:r>
          </w:p>
        </w:tc>
        <w:tc>
          <w:tcPr>
            <w:tcW w:w="6048" w:type="dxa"/>
            <w:vAlign w:val="center"/>
          </w:tcPr>
          <w:p w14:paraId="14EFECEB" w14:textId="77777777" w:rsidR="00AB3C64" w:rsidRPr="00B43EF1" w:rsidRDefault="008E41D0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列举、描述和（或）以图表的方式列出根证书签发的所有中级根。</w:t>
            </w:r>
          </w:p>
          <w:p w14:paraId="53609D68" w14:textId="77777777" w:rsidR="008E41D0" w:rsidRPr="00B43EF1" w:rsidRDefault="008E41D0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指明哪些是内部运营子</w:t>
            </w:r>
            <w:r w:rsidRPr="00B43EF1">
              <w:rPr>
                <w:rFonts w:hint="eastAsia"/>
                <w:sz w:val="18"/>
                <w:szCs w:val="18"/>
              </w:rPr>
              <w:t>CA</w:t>
            </w:r>
            <w:r w:rsidRPr="00B43EF1">
              <w:rPr>
                <w:rFonts w:hint="eastAsia"/>
                <w:sz w:val="18"/>
                <w:szCs w:val="18"/>
              </w:rPr>
              <w:t>，哪些是外部运营子</w:t>
            </w:r>
            <w:r w:rsidRPr="00B43EF1">
              <w:rPr>
                <w:rFonts w:hint="eastAsia"/>
                <w:sz w:val="18"/>
                <w:szCs w:val="18"/>
              </w:rPr>
              <w:t>CA</w:t>
            </w:r>
            <w:r w:rsidRPr="00B43EF1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AB3C64" w:rsidRPr="006966BD" w14:paraId="723BF5BC" w14:textId="77777777" w:rsidTr="00B43EF1">
        <w:trPr>
          <w:trHeight w:val="846"/>
        </w:trPr>
        <w:tc>
          <w:tcPr>
            <w:tcW w:w="2808" w:type="dxa"/>
            <w:vAlign w:val="center"/>
          </w:tcPr>
          <w:p w14:paraId="1A24A408" w14:textId="77777777" w:rsidR="00AB3C64" w:rsidRPr="006966BD" w:rsidRDefault="00AB3C64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外部运营的子</w:t>
            </w:r>
            <w:r w:rsidRPr="006966BD">
              <w:rPr>
                <w:rFonts w:hint="eastAsia"/>
                <w:sz w:val="21"/>
                <w:szCs w:val="21"/>
              </w:rPr>
              <w:t>CA</w:t>
            </w:r>
          </w:p>
        </w:tc>
        <w:tc>
          <w:tcPr>
            <w:tcW w:w="6048" w:type="dxa"/>
            <w:vAlign w:val="center"/>
          </w:tcPr>
          <w:p w14:paraId="0AB58C4B" w14:textId="77777777" w:rsidR="00AB3C64" w:rsidRDefault="008E41D0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如果根证书下有子</w:t>
            </w:r>
            <w:r w:rsidRPr="00B43EF1">
              <w:rPr>
                <w:rFonts w:hint="eastAsia"/>
                <w:sz w:val="18"/>
                <w:szCs w:val="18"/>
              </w:rPr>
              <w:t>CA</w:t>
            </w:r>
            <w:r w:rsidRPr="00B43EF1">
              <w:rPr>
                <w:rFonts w:hint="eastAsia"/>
                <w:sz w:val="18"/>
                <w:szCs w:val="18"/>
              </w:rPr>
              <w:t>根证书是有第三方机构运营的，则必须提供这些信息：</w:t>
            </w:r>
          </w:p>
          <w:p w14:paraId="71D3D45D" w14:textId="77777777" w:rsidR="00BD210D" w:rsidRDefault="00BD21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子</w:t>
            </w:r>
            <w:r>
              <w:rPr>
                <w:rFonts w:hint="eastAsia"/>
                <w:sz w:val="18"/>
                <w:szCs w:val="18"/>
              </w:rPr>
              <w:t>CA</w:t>
            </w:r>
            <w:r>
              <w:rPr>
                <w:rFonts w:hint="eastAsia"/>
                <w:sz w:val="18"/>
                <w:szCs w:val="18"/>
              </w:rPr>
              <w:t>公司名称</w:t>
            </w:r>
            <w:r w:rsidR="004B68EF">
              <w:rPr>
                <w:rFonts w:hint="eastAsia"/>
                <w:sz w:val="18"/>
                <w:szCs w:val="18"/>
              </w:rPr>
              <w:t>；</w:t>
            </w:r>
          </w:p>
          <w:p w14:paraId="6686D9B0" w14:textId="77777777" w:rsidR="00BD210D" w:rsidRDefault="00BD21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子</w:t>
            </w:r>
            <w:r>
              <w:rPr>
                <w:rFonts w:hint="eastAsia"/>
                <w:sz w:val="18"/>
                <w:szCs w:val="18"/>
              </w:rPr>
              <w:t>CA</w:t>
            </w:r>
            <w:r>
              <w:rPr>
                <w:rFonts w:hint="eastAsia"/>
                <w:sz w:val="18"/>
                <w:szCs w:val="18"/>
              </w:rPr>
              <w:t>网址</w:t>
            </w:r>
            <w:r w:rsidR="004B68EF">
              <w:rPr>
                <w:rFonts w:hint="eastAsia"/>
                <w:sz w:val="18"/>
                <w:szCs w:val="18"/>
              </w:rPr>
              <w:t>；</w:t>
            </w:r>
          </w:p>
          <w:p w14:paraId="5E5A0FF9" w14:textId="77777777" w:rsidR="00BD210D" w:rsidRDefault="00BD21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子</w:t>
            </w:r>
            <w:r>
              <w:rPr>
                <w:rFonts w:hint="eastAsia"/>
                <w:sz w:val="18"/>
                <w:szCs w:val="18"/>
              </w:rPr>
              <w:t>CA</w:t>
            </w:r>
            <w:r>
              <w:rPr>
                <w:rFonts w:hint="eastAsia"/>
                <w:sz w:val="18"/>
                <w:szCs w:val="18"/>
              </w:rPr>
              <w:t>证书下载地址</w:t>
            </w:r>
            <w:r w:rsidR="004B68EF">
              <w:rPr>
                <w:rFonts w:hint="eastAsia"/>
                <w:sz w:val="18"/>
                <w:szCs w:val="18"/>
              </w:rPr>
              <w:t>；</w:t>
            </w:r>
          </w:p>
          <w:p w14:paraId="4023B7E5" w14:textId="77777777" w:rsidR="00BD210D" w:rsidRDefault="00BD21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安装有链接到子</w:t>
            </w:r>
            <w:r>
              <w:rPr>
                <w:rFonts w:hint="eastAsia"/>
                <w:sz w:val="18"/>
                <w:szCs w:val="18"/>
              </w:rPr>
              <w:t>CA</w:t>
            </w:r>
            <w:r>
              <w:rPr>
                <w:rFonts w:hint="eastAsia"/>
                <w:sz w:val="18"/>
                <w:szCs w:val="18"/>
              </w:rPr>
              <w:t>证书的测试网站的链接（若允许子</w:t>
            </w:r>
            <w:r>
              <w:rPr>
                <w:rFonts w:hint="eastAsia"/>
                <w:sz w:val="18"/>
                <w:szCs w:val="18"/>
              </w:rPr>
              <w:t>CA</w:t>
            </w:r>
            <w:r>
              <w:rPr>
                <w:rFonts w:hint="eastAsia"/>
                <w:sz w:val="18"/>
                <w:szCs w:val="18"/>
              </w:rPr>
              <w:t>签发</w:t>
            </w:r>
            <w:r>
              <w:rPr>
                <w:rFonts w:hint="eastAsia"/>
                <w:sz w:val="18"/>
                <w:szCs w:val="18"/>
              </w:rPr>
              <w:t>SSL</w:t>
            </w:r>
            <w:r>
              <w:rPr>
                <w:rFonts w:hint="eastAsia"/>
                <w:sz w:val="18"/>
                <w:szCs w:val="18"/>
              </w:rPr>
              <w:t>证书）</w:t>
            </w:r>
            <w:r w:rsidR="004B68EF">
              <w:rPr>
                <w:rFonts w:hint="eastAsia"/>
                <w:sz w:val="18"/>
                <w:szCs w:val="18"/>
              </w:rPr>
              <w:t>；</w:t>
            </w:r>
          </w:p>
          <w:p w14:paraId="3552B05F" w14:textId="77777777" w:rsidR="00BD210D" w:rsidRDefault="00BD21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子</w:t>
            </w:r>
            <w:r>
              <w:rPr>
                <w:rFonts w:hint="eastAsia"/>
                <w:sz w:val="18"/>
                <w:szCs w:val="18"/>
              </w:rPr>
              <w:t>CA</w:t>
            </w:r>
            <w:r>
              <w:rPr>
                <w:rFonts w:hint="eastAsia"/>
                <w:sz w:val="18"/>
                <w:szCs w:val="18"/>
              </w:rPr>
              <w:t>下的证书层级</w:t>
            </w:r>
            <w:r w:rsidR="004B68EF">
              <w:rPr>
                <w:rFonts w:hint="eastAsia"/>
                <w:sz w:val="18"/>
                <w:szCs w:val="18"/>
              </w:rPr>
              <w:t>；</w:t>
            </w:r>
          </w:p>
          <w:p w14:paraId="404500BB" w14:textId="77777777" w:rsidR="00BD210D" w:rsidRDefault="00BD21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子</w:t>
            </w:r>
            <w:r>
              <w:rPr>
                <w:rFonts w:hint="eastAsia"/>
                <w:sz w:val="18"/>
                <w:szCs w:val="18"/>
              </w:rPr>
              <w:t>CA</w:t>
            </w:r>
            <w:r>
              <w:rPr>
                <w:rFonts w:hint="eastAsia"/>
                <w:sz w:val="18"/>
                <w:szCs w:val="18"/>
              </w:rPr>
              <w:t>的</w:t>
            </w:r>
            <w:r>
              <w:rPr>
                <w:rFonts w:hint="eastAsia"/>
                <w:sz w:val="18"/>
                <w:szCs w:val="18"/>
              </w:rPr>
              <w:t>CP/CPS</w:t>
            </w:r>
            <w:r>
              <w:rPr>
                <w:rFonts w:hint="eastAsia"/>
                <w:sz w:val="18"/>
                <w:szCs w:val="18"/>
              </w:rPr>
              <w:t>链接</w:t>
            </w:r>
            <w:r w:rsidR="004B68EF">
              <w:rPr>
                <w:rFonts w:hint="eastAsia"/>
                <w:sz w:val="18"/>
                <w:szCs w:val="18"/>
              </w:rPr>
              <w:t>；</w:t>
            </w:r>
          </w:p>
          <w:p w14:paraId="3239E611" w14:textId="77777777" w:rsidR="00BD210D" w:rsidRPr="00BD210D" w:rsidRDefault="00BD21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其</w:t>
            </w:r>
            <w:r>
              <w:rPr>
                <w:rFonts w:hint="eastAsia"/>
                <w:sz w:val="18"/>
                <w:szCs w:val="18"/>
              </w:rPr>
              <w:t>CP</w:t>
            </w:r>
            <w:r>
              <w:rPr>
                <w:rFonts w:hint="eastAsia"/>
                <w:sz w:val="18"/>
                <w:szCs w:val="18"/>
              </w:rPr>
              <w:t>或</w:t>
            </w:r>
            <w:r>
              <w:rPr>
                <w:rFonts w:hint="eastAsia"/>
                <w:sz w:val="18"/>
                <w:szCs w:val="18"/>
              </w:rPr>
              <w:t>CPS</w:t>
            </w:r>
            <w:r>
              <w:rPr>
                <w:rFonts w:hint="eastAsia"/>
                <w:sz w:val="18"/>
                <w:szCs w:val="18"/>
              </w:rPr>
              <w:t>中的相关章节的章节号，该章节内容规定合理的验证域名所有权的方法。</w:t>
            </w:r>
          </w:p>
        </w:tc>
      </w:tr>
      <w:tr w:rsidR="00AB3C64" w:rsidRPr="006966BD" w14:paraId="0AFBEBFA" w14:textId="77777777" w:rsidTr="00B43EF1">
        <w:trPr>
          <w:trHeight w:val="979"/>
        </w:trPr>
        <w:tc>
          <w:tcPr>
            <w:tcW w:w="2808" w:type="dxa"/>
            <w:vAlign w:val="center"/>
          </w:tcPr>
          <w:p w14:paraId="014F2C28" w14:textId="77777777" w:rsidR="00AB3C64" w:rsidRPr="006966BD" w:rsidRDefault="00AB3C64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交叉签名</w:t>
            </w:r>
          </w:p>
        </w:tc>
        <w:tc>
          <w:tcPr>
            <w:tcW w:w="6048" w:type="dxa"/>
            <w:vAlign w:val="center"/>
          </w:tcPr>
          <w:p w14:paraId="555D9B93" w14:textId="77777777" w:rsidR="00AB3C64" w:rsidRPr="00B43EF1" w:rsidRDefault="008E41D0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列出所有该根证书为其他根证书签发的交叉根证书；</w:t>
            </w:r>
          </w:p>
          <w:p w14:paraId="03263438" w14:textId="77777777" w:rsidR="008E41D0" w:rsidRPr="00B43EF1" w:rsidRDefault="008E41D0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列出其他根证书为该根证书签发的交叉根证书；</w:t>
            </w:r>
          </w:p>
          <w:p w14:paraId="6BADF0CD" w14:textId="77777777" w:rsidR="008E41D0" w:rsidRPr="00B43EF1" w:rsidRDefault="004E2EB1" w:rsidP="009A1095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若存在此类交叉签名，注明该</w:t>
            </w:r>
            <w:r w:rsidRPr="00B43EF1">
              <w:rPr>
                <w:rFonts w:hint="eastAsia"/>
                <w:sz w:val="18"/>
                <w:szCs w:val="18"/>
              </w:rPr>
              <w:t>CA</w:t>
            </w:r>
            <w:r w:rsidRPr="00B43EF1">
              <w:rPr>
                <w:rFonts w:hint="eastAsia"/>
                <w:sz w:val="18"/>
                <w:szCs w:val="18"/>
              </w:rPr>
              <w:t>是否有预置到</w:t>
            </w:r>
            <w:r w:rsidR="009A1095" w:rsidRPr="00B43EF1">
              <w:rPr>
                <w:rFonts w:hint="eastAsia"/>
                <w:sz w:val="18"/>
                <w:szCs w:val="18"/>
              </w:rPr>
              <w:t>360</w:t>
            </w:r>
            <w:r w:rsidRPr="00B43EF1">
              <w:rPr>
                <w:rFonts w:hint="eastAsia"/>
                <w:sz w:val="18"/>
                <w:szCs w:val="18"/>
              </w:rPr>
              <w:t>的根证书库中。</w:t>
            </w:r>
          </w:p>
        </w:tc>
      </w:tr>
    </w:tbl>
    <w:p w14:paraId="7D9897D4" w14:textId="77777777" w:rsidR="00AB3C64" w:rsidRDefault="00AB3C64"/>
    <w:p w14:paraId="6205A131" w14:textId="77777777" w:rsidR="00AB3C64" w:rsidRPr="006055BA" w:rsidRDefault="00AB3C64">
      <w:pPr>
        <w:rPr>
          <w:b/>
        </w:rPr>
      </w:pPr>
      <w:r w:rsidRPr="006055BA">
        <w:rPr>
          <w:rFonts w:hint="eastAsia"/>
          <w:b/>
        </w:rPr>
        <w:t>验证策略和操作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6054"/>
      </w:tblGrid>
      <w:tr w:rsidR="00AB3C64" w:rsidRPr="006966BD" w14:paraId="6DB2EFB8" w14:textId="77777777" w:rsidTr="00B43EF1">
        <w:tc>
          <w:tcPr>
            <w:tcW w:w="2802" w:type="dxa"/>
            <w:vAlign w:val="center"/>
          </w:tcPr>
          <w:p w14:paraId="0D05B456" w14:textId="77777777" w:rsidR="00AB3C64" w:rsidRPr="006966BD" w:rsidRDefault="004E2EB1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lastRenderedPageBreak/>
              <w:t>策略文件</w:t>
            </w:r>
          </w:p>
        </w:tc>
        <w:tc>
          <w:tcPr>
            <w:tcW w:w="6054" w:type="dxa"/>
            <w:vAlign w:val="center"/>
          </w:tcPr>
          <w:p w14:paraId="2EE4116C" w14:textId="77777777" w:rsidR="00AB3C64" w:rsidRPr="00B43EF1" w:rsidRDefault="00911F1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以下文件的链接</w:t>
            </w:r>
            <w:r w:rsidR="00625816" w:rsidRPr="00B43EF1">
              <w:rPr>
                <w:rFonts w:hint="eastAsia"/>
                <w:sz w:val="18"/>
                <w:szCs w:val="18"/>
              </w:rPr>
              <w:t>：</w:t>
            </w:r>
          </w:p>
          <w:p w14:paraId="7E7D2F54" w14:textId="77777777" w:rsidR="00625816" w:rsidRPr="00B43EF1" w:rsidRDefault="00625816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CP</w:t>
            </w:r>
            <w:r w:rsidRPr="00B43EF1">
              <w:rPr>
                <w:rFonts w:hint="eastAsia"/>
                <w:sz w:val="18"/>
                <w:szCs w:val="18"/>
              </w:rPr>
              <w:t>：</w:t>
            </w:r>
          </w:p>
          <w:p w14:paraId="238D9437" w14:textId="77777777" w:rsidR="00625816" w:rsidRPr="00B43EF1" w:rsidRDefault="00625816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CPS</w:t>
            </w:r>
            <w:r w:rsidRPr="00B43EF1">
              <w:rPr>
                <w:rFonts w:hint="eastAsia"/>
                <w:sz w:val="18"/>
                <w:szCs w:val="18"/>
              </w:rPr>
              <w:t>：</w:t>
            </w:r>
          </w:p>
          <w:p w14:paraId="097BCEA3" w14:textId="77777777" w:rsidR="00625816" w:rsidRPr="00B43EF1" w:rsidRDefault="00625816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依赖方协议：</w:t>
            </w:r>
          </w:p>
        </w:tc>
      </w:tr>
      <w:tr w:rsidR="00AB3C64" w:rsidRPr="006966BD" w14:paraId="50C8F8AF" w14:textId="77777777" w:rsidTr="00B43EF1">
        <w:tc>
          <w:tcPr>
            <w:tcW w:w="2802" w:type="dxa"/>
            <w:vAlign w:val="center"/>
          </w:tcPr>
          <w:p w14:paraId="04A36201" w14:textId="77777777" w:rsidR="00AB3C64" w:rsidRPr="006966BD" w:rsidRDefault="004E2EB1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审计</w:t>
            </w:r>
          </w:p>
        </w:tc>
        <w:tc>
          <w:tcPr>
            <w:tcW w:w="6054" w:type="dxa"/>
            <w:vAlign w:val="center"/>
          </w:tcPr>
          <w:p w14:paraId="0AF37318" w14:textId="77777777" w:rsidR="00AB3C64" w:rsidRPr="00B43EF1" w:rsidRDefault="00625816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审计类型：</w:t>
            </w:r>
          </w:p>
          <w:p w14:paraId="38931212" w14:textId="77777777" w:rsidR="00625816" w:rsidRPr="00B43EF1" w:rsidRDefault="00625816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审计机构：</w:t>
            </w:r>
          </w:p>
          <w:p w14:paraId="7D2918C6" w14:textId="77777777" w:rsidR="00625816" w:rsidRPr="00B43EF1" w:rsidRDefault="00625816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审计机构网站：</w:t>
            </w:r>
          </w:p>
          <w:p w14:paraId="2CA854C6" w14:textId="77777777" w:rsidR="00625816" w:rsidRPr="00B43EF1" w:rsidRDefault="00625816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审计报告和管理声明的</w:t>
            </w:r>
            <w:r w:rsidRPr="00B43EF1">
              <w:rPr>
                <w:rFonts w:hint="eastAsia"/>
                <w:sz w:val="18"/>
                <w:szCs w:val="18"/>
              </w:rPr>
              <w:t>URL</w:t>
            </w:r>
            <w:r w:rsidRPr="00B43EF1">
              <w:rPr>
                <w:rFonts w:hint="eastAsia"/>
                <w:sz w:val="18"/>
                <w:szCs w:val="18"/>
              </w:rPr>
              <w:t>：</w:t>
            </w:r>
          </w:p>
        </w:tc>
      </w:tr>
      <w:tr w:rsidR="002D23E3" w:rsidRPr="006966BD" w14:paraId="0BF74EAF" w14:textId="77777777" w:rsidTr="002D23E3">
        <w:trPr>
          <w:trHeight w:val="796"/>
        </w:trPr>
        <w:tc>
          <w:tcPr>
            <w:tcW w:w="2802" w:type="dxa"/>
            <w:vAlign w:val="center"/>
          </w:tcPr>
          <w:p w14:paraId="2C82255D" w14:textId="68D9E75B" w:rsidR="002D23E3" w:rsidRPr="002D23E3" w:rsidRDefault="002D23E3" w:rsidP="002D23E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测试证书网站</w:t>
            </w:r>
          </w:p>
        </w:tc>
        <w:tc>
          <w:tcPr>
            <w:tcW w:w="6054" w:type="dxa"/>
            <w:vAlign w:val="center"/>
          </w:tcPr>
          <w:p w14:paraId="0A8D717E" w14:textId="77777777" w:rsidR="002D23E3" w:rsidRDefault="002D23E3" w:rsidP="002D23E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正常</w:t>
            </w:r>
            <w:r>
              <w:rPr>
                <w:sz w:val="18"/>
                <w:szCs w:val="18"/>
              </w:rPr>
              <w:t>(g</w:t>
            </w:r>
            <w:r>
              <w:rPr>
                <w:rFonts w:hint="eastAsia"/>
                <w:sz w:val="18"/>
                <w:szCs w:val="18"/>
              </w:rPr>
              <w:t>ood</w:t>
            </w:r>
            <w:r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t xml:space="preserve"> </w:t>
            </w:r>
          </w:p>
          <w:p w14:paraId="6F47A3AC" w14:textId="77777777" w:rsidR="002D23E3" w:rsidRDefault="002D23E3" w:rsidP="002D23E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过期</w:t>
            </w:r>
            <w:r>
              <w:rPr>
                <w:sz w:val="18"/>
                <w:szCs w:val="18"/>
              </w:rPr>
              <w:t>(e</w:t>
            </w:r>
            <w:r>
              <w:rPr>
                <w:rFonts w:hint="eastAsia"/>
                <w:sz w:val="18"/>
                <w:szCs w:val="18"/>
              </w:rPr>
              <w:t>xpired</w:t>
            </w:r>
            <w:r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t xml:space="preserve"> </w:t>
            </w:r>
          </w:p>
          <w:p w14:paraId="17E01E4E" w14:textId="2A5EE077" w:rsidR="002D23E3" w:rsidRPr="00B43EF1" w:rsidRDefault="002D23E3" w:rsidP="002D23E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吊销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Revoked</w:t>
            </w:r>
            <w:r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AB3C64" w:rsidRPr="006966BD" w14:paraId="5323E637" w14:textId="77777777" w:rsidTr="00B43EF1">
        <w:trPr>
          <w:trHeight w:val="510"/>
        </w:trPr>
        <w:tc>
          <w:tcPr>
            <w:tcW w:w="2802" w:type="dxa"/>
            <w:vAlign w:val="center"/>
          </w:tcPr>
          <w:p w14:paraId="48F939B9" w14:textId="77777777" w:rsidR="00AB3C64" w:rsidRPr="006966BD" w:rsidRDefault="004E2EB1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《基本要求》（</w:t>
            </w:r>
            <w:r w:rsidRPr="006966BD">
              <w:rPr>
                <w:rFonts w:hint="eastAsia"/>
                <w:sz w:val="21"/>
                <w:szCs w:val="21"/>
              </w:rPr>
              <w:t>SSL</w:t>
            </w:r>
            <w:r w:rsidRPr="006966BD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6054" w:type="dxa"/>
            <w:vAlign w:val="center"/>
          </w:tcPr>
          <w:p w14:paraId="1C285A7B" w14:textId="77777777" w:rsidR="00CC49E7" w:rsidRPr="00B43EF1" w:rsidRDefault="00625816">
            <w:pPr>
              <w:rPr>
                <w:sz w:val="18"/>
                <w:szCs w:val="18"/>
              </w:rPr>
            </w:pPr>
            <w:r w:rsidRPr="00B43EF1">
              <w:rPr>
                <w:rFonts w:hint="eastAsia"/>
                <w:sz w:val="18"/>
                <w:szCs w:val="18"/>
              </w:rPr>
              <w:t>BR</w:t>
            </w:r>
            <w:r w:rsidRPr="00B43EF1">
              <w:rPr>
                <w:rFonts w:hint="eastAsia"/>
                <w:sz w:val="18"/>
                <w:szCs w:val="18"/>
              </w:rPr>
              <w:t>的审计报表的</w:t>
            </w:r>
            <w:r w:rsidRPr="00B43EF1">
              <w:rPr>
                <w:rFonts w:hint="eastAsia"/>
                <w:sz w:val="18"/>
                <w:szCs w:val="18"/>
              </w:rPr>
              <w:t>URL</w:t>
            </w:r>
            <w:r w:rsidRPr="00B43EF1">
              <w:rPr>
                <w:rFonts w:hint="eastAsia"/>
                <w:sz w:val="18"/>
                <w:szCs w:val="18"/>
              </w:rPr>
              <w:t>：</w:t>
            </w:r>
          </w:p>
        </w:tc>
      </w:tr>
      <w:tr w:rsidR="008D0748" w:rsidRPr="006966BD" w14:paraId="5842E944" w14:textId="77777777" w:rsidTr="00B43EF1">
        <w:trPr>
          <w:trHeight w:val="510"/>
        </w:trPr>
        <w:tc>
          <w:tcPr>
            <w:tcW w:w="2802" w:type="dxa"/>
            <w:vAlign w:val="center"/>
          </w:tcPr>
          <w:p w14:paraId="2343BB67" w14:textId="77777777" w:rsidR="008D0748" w:rsidRPr="006966BD" w:rsidRDefault="008D0748">
            <w:pPr>
              <w:rPr>
                <w:sz w:val="21"/>
                <w:szCs w:val="21"/>
              </w:rPr>
            </w:pPr>
            <w:r>
              <w:t>EV</w:t>
            </w:r>
          </w:p>
        </w:tc>
        <w:tc>
          <w:tcPr>
            <w:tcW w:w="6054" w:type="dxa"/>
            <w:vAlign w:val="center"/>
          </w:tcPr>
          <w:p w14:paraId="787915B6" w14:textId="77777777" w:rsidR="008D0748" w:rsidRPr="00B43EF1" w:rsidRDefault="008D074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EV</w:t>
            </w:r>
            <w:r>
              <w:rPr>
                <w:rFonts w:hint="eastAsia"/>
                <w:sz w:val="18"/>
                <w:szCs w:val="18"/>
              </w:rPr>
              <w:t>审计报表</w:t>
            </w:r>
            <w:r w:rsidR="007F13F6">
              <w:rPr>
                <w:rFonts w:hint="eastAsia"/>
                <w:sz w:val="18"/>
                <w:szCs w:val="18"/>
              </w:rPr>
              <w:t>的</w:t>
            </w:r>
            <w:r>
              <w:rPr>
                <w:rFonts w:hint="eastAsia"/>
                <w:sz w:val="18"/>
                <w:szCs w:val="18"/>
              </w:rPr>
              <w:t>链接</w:t>
            </w:r>
          </w:p>
        </w:tc>
      </w:tr>
      <w:tr w:rsidR="00AB3C64" w:rsidRPr="006966BD" w14:paraId="18D05F5E" w14:textId="77777777" w:rsidTr="00B43EF1">
        <w:trPr>
          <w:trHeight w:val="510"/>
        </w:trPr>
        <w:tc>
          <w:tcPr>
            <w:tcW w:w="2802" w:type="dxa"/>
            <w:vAlign w:val="center"/>
          </w:tcPr>
          <w:p w14:paraId="19FBC32D" w14:textId="77777777" w:rsidR="00AB3C64" w:rsidRPr="006966BD" w:rsidRDefault="00625816">
            <w:pPr>
              <w:rPr>
                <w:sz w:val="21"/>
                <w:szCs w:val="21"/>
              </w:rPr>
            </w:pPr>
            <w:r w:rsidRPr="006966BD">
              <w:rPr>
                <w:rFonts w:hint="eastAsia"/>
                <w:sz w:val="21"/>
                <w:szCs w:val="21"/>
              </w:rPr>
              <w:t>网络安全</w:t>
            </w:r>
          </w:p>
        </w:tc>
        <w:tc>
          <w:tcPr>
            <w:tcW w:w="6054" w:type="dxa"/>
            <w:vAlign w:val="center"/>
          </w:tcPr>
          <w:p w14:paraId="6A7B5748" w14:textId="77777777" w:rsidR="00AB3C64" w:rsidRPr="00B43EF1" w:rsidRDefault="005E158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适当</w:t>
            </w:r>
            <w:r w:rsidR="00911F14">
              <w:rPr>
                <w:rFonts w:hint="eastAsia"/>
                <w:sz w:val="18"/>
                <w:szCs w:val="18"/>
              </w:rPr>
              <w:t>文档的链接</w:t>
            </w:r>
          </w:p>
        </w:tc>
      </w:tr>
    </w:tbl>
    <w:p w14:paraId="0CE75671" w14:textId="77777777" w:rsidR="00CC49E7" w:rsidRPr="00AB3C64" w:rsidRDefault="00CC49E7"/>
    <w:sectPr w:rsidR="00CC49E7" w:rsidRPr="00AB3C64" w:rsidSect="003256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3084D" w14:textId="77777777" w:rsidR="00570A97" w:rsidRDefault="00570A97" w:rsidP="006A299D">
      <w:pPr>
        <w:spacing w:after="0" w:line="240" w:lineRule="auto"/>
      </w:pPr>
      <w:r>
        <w:separator/>
      </w:r>
    </w:p>
  </w:endnote>
  <w:endnote w:type="continuationSeparator" w:id="0">
    <w:p w14:paraId="1EFB9122" w14:textId="77777777" w:rsidR="00570A97" w:rsidRDefault="00570A97" w:rsidP="006A299D">
      <w:pPr>
        <w:spacing w:after="0" w:line="240" w:lineRule="auto"/>
      </w:pPr>
      <w:r>
        <w:continuationSeparator/>
      </w:r>
    </w:p>
  </w:endnote>
  <w:endnote w:type="continuationNotice" w:id="1">
    <w:p w14:paraId="50E713BB" w14:textId="77777777" w:rsidR="00570A97" w:rsidRDefault="00570A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803C6" w14:textId="77777777" w:rsidR="00570A97" w:rsidRDefault="00570A97" w:rsidP="006A299D">
      <w:pPr>
        <w:spacing w:after="0" w:line="240" w:lineRule="auto"/>
      </w:pPr>
      <w:r>
        <w:separator/>
      </w:r>
    </w:p>
  </w:footnote>
  <w:footnote w:type="continuationSeparator" w:id="0">
    <w:p w14:paraId="34BB8B30" w14:textId="77777777" w:rsidR="00570A97" w:rsidRDefault="00570A97" w:rsidP="006A299D">
      <w:pPr>
        <w:spacing w:after="0" w:line="240" w:lineRule="auto"/>
      </w:pPr>
      <w:r>
        <w:continuationSeparator/>
      </w:r>
    </w:p>
  </w:footnote>
  <w:footnote w:type="continuationNotice" w:id="1">
    <w:p w14:paraId="7A489556" w14:textId="77777777" w:rsidR="00570A97" w:rsidRDefault="00570A9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D5291"/>
    <w:multiLevelType w:val="hybridMultilevel"/>
    <w:tmpl w:val="80E8DE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872291"/>
    <w:multiLevelType w:val="hybridMultilevel"/>
    <w:tmpl w:val="88C0D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739861">
    <w:abstractNumId w:val="1"/>
  </w:num>
  <w:num w:numId="2" w16cid:durableId="64875558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638D"/>
    <w:rsid w:val="000422FC"/>
    <w:rsid w:val="0004625E"/>
    <w:rsid w:val="000902F6"/>
    <w:rsid w:val="000C7646"/>
    <w:rsid w:val="000D4CE5"/>
    <w:rsid w:val="00135E18"/>
    <w:rsid w:val="0014634D"/>
    <w:rsid w:val="00162DA1"/>
    <w:rsid w:val="00164915"/>
    <w:rsid w:val="0019184C"/>
    <w:rsid w:val="00195972"/>
    <w:rsid w:val="001F2635"/>
    <w:rsid w:val="0027114E"/>
    <w:rsid w:val="00285E40"/>
    <w:rsid w:val="002D23E3"/>
    <w:rsid w:val="002F16C6"/>
    <w:rsid w:val="00315CCF"/>
    <w:rsid w:val="00325691"/>
    <w:rsid w:val="003624D7"/>
    <w:rsid w:val="003A67C3"/>
    <w:rsid w:val="003B1D8F"/>
    <w:rsid w:val="003E5402"/>
    <w:rsid w:val="00431BFF"/>
    <w:rsid w:val="00456833"/>
    <w:rsid w:val="00464494"/>
    <w:rsid w:val="00465ED3"/>
    <w:rsid w:val="004A61EE"/>
    <w:rsid w:val="004B68EF"/>
    <w:rsid w:val="004B7ED2"/>
    <w:rsid w:val="004C108C"/>
    <w:rsid w:val="004D797E"/>
    <w:rsid w:val="004E2EB1"/>
    <w:rsid w:val="005152E9"/>
    <w:rsid w:val="00533051"/>
    <w:rsid w:val="00541AE2"/>
    <w:rsid w:val="005575C7"/>
    <w:rsid w:val="005614CD"/>
    <w:rsid w:val="00570A97"/>
    <w:rsid w:val="00575167"/>
    <w:rsid w:val="005E1588"/>
    <w:rsid w:val="005F775C"/>
    <w:rsid w:val="00602622"/>
    <w:rsid w:val="006055BA"/>
    <w:rsid w:val="00625816"/>
    <w:rsid w:val="006479DC"/>
    <w:rsid w:val="00675DE9"/>
    <w:rsid w:val="006966BD"/>
    <w:rsid w:val="006A299D"/>
    <w:rsid w:val="006D638D"/>
    <w:rsid w:val="00730EB4"/>
    <w:rsid w:val="007423D2"/>
    <w:rsid w:val="00771229"/>
    <w:rsid w:val="007D4CCD"/>
    <w:rsid w:val="007F13F6"/>
    <w:rsid w:val="00810D5F"/>
    <w:rsid w:val="00820E66"/>
    <w:rsid w:val="0083702E"/>
    <w:rsid w:val="00875A9D"/>
    <w:rsid w:val="008D0748"/>
    <w:rsid w:val="008E41D0"/>
    <w:rsid w:val="00904B16"/>
    <w:rsid w:val="0091085C"/>
    <w:rsid w:val="00911F14"/>
    <w:rsid w:val="009500A9"/>
    <w:rsid w:val="0095593B"/>
    <w:rsid w:val="00960813"/>
    <w:rsid w:val="0096587C"/>
    <w:rsid w:val="00975A31"/>
    <w:rsid w:val="009A1095"/>
    <w:rsid w:val="009B2151"/>
    <w:rsid w:val="009C5EE4"/>
    <w:rsid w:val="009F012E"/>
    <w:rsid w:val="009F1A43"/>
    <w:rsid w:val="009F20D7"/>
    <w:rsid w:val="00A0719D"/>
    <w:rsid w:val="00A373B2"/>
    <w:rsid w:val="00A849D6"/>
    <w:rsid w:val="00AB3C64"/>
    <w:rsid w:val="00AD722A"/>
    <w:rsid w:val="00B144EB"/>
    <w:rsid w:val="00B1591A"/>
    <w:rsid w:val="00B42FBB"/>
    <w:rsid w:val="00B43EF1"/>
    <w:rsid w:val="00B47FE1"/>
    <w:rsid w:val="00B563D8"/>
    <w:rsid w:val="00B73B8C"/>
    <w:rsid w:val="00BB0384"/>
    <w:rsid w:val="00BD210D"/>
    <w:rsid w:val="00BD3ED4"/>
    <w:rsid w:val="00BE2262"/>
    <w:rsid w:val="00BF3672"/>
    <w:rsid w:val="00C01AF5"/>
    <w:rsid w:val="00C10F1D"/>
    <w:rsid w:val="00C660E5"/>
    <w:rsid w:val="00C712A2"/>
    <w:rsid w:val="00CB4C91"/>
    <w:rsid w:val="00CC49E7"/>
    <w:rsid w:val="00CD05E9"/>
    <w:rsid w:val="00CD7116"/>
    <w:rsid w:val="00D1281D"/>
    <w:rsid w:val="00D810C2"/>
    <w:rsid w:val="00D96121"/>
    <w:rsid w:val="00DB3327"/>
    <w:rsid w:val="00E12C48"/>
    <w:rsid w:val="00E30454"/>
    <w:rsid w:val="00E33AAE"/>
    <w:rsid w:val="00EA076A"/>
    <w:rsid w:val="00EA1C2D"/>
    <w:rsid w:val="00F03584"/>
    <w:rsid w:val="00F27BA8"/>
    <w:rsid w:val="00F40630"/>
    <w:rsid w:val="00F41C2C"/>
    <w:rsid w:val="00F55687"/>
    <w:rsid w:val="00F94AFC"/>
    <w:rsid w:val="00FF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32D15"/>
  <w15:docId w15:val="{E8687090-1015-4DBA-942A-F038EBF04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638D"/>
    <w:pPr>
      <w:ind w:left="720"/>
      <w:contextualSpacing/>
    </w:pPr>
  </w:style>
  <w:style w:type="table" w:styleId="a4">
    <w:name w:val="Table Grid"/>
    <w:basedOn w:val="a1"/>
    <w:uiPriority w:val="59"/>
    <w:rsid w:val="006D6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CC49E7"/>
    <w:rPr>
      <w:color w:val="0000FF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6A29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A299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A29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A299D"/>
    <w:rPr>
      <w:sz w:val="18"/>
      <w:szCs w:val="18"/>
    </w:rPr>
  </w:style>
  <w:style w:type="paragraph" w:styleId="aa">
    <w:name w:val="Revision"/>
    <w:hidden/>
    <w:uiPriority w:val="99"/>
    <w:semiHidden/>
    <w:rsid w:val="00875A9D"/>
    <w:pPr>
      <w:spacing w:after="0" w:line="240" w:lineRule="auto"/>
    </w:pPr>
  </w:style>
  <w:style w:type="paragraph" w:styleId="ab">
    <w:name w:val="Balloon Text"/>
    <w:basedOn w:val="a"/>
    <w:link w:val="ac"/>
    <w:uiPriority w:val="99"/>
    <w:semiHidden/>
    <w:unhideWhenUsed/>
    <w:rsid w:val="00875A9D"/>
    <w:pPr>
      <w:spacing w:after="0" w:line="240" w:lineRule="auto"/>
    </w:pPr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875A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aprogram.360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</dc:creator>
  <cp:lastModifiedBy>Administrator</cp:lastModifiedBy>
  <cp:revision>7</cp:revision>
  <dcterms:created xsi:type="dcterms:W3CDTF">2018-11-20T08:28:00Z</dcterms:created>
  <dcterms:modified xsi:type="dcterms:W3CDTF">2023-12-04T15:40:00Z</dcterms:modified>
</cp:coreProperties>
</file>